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1CB" w:rsidRDefault="00EF07FD" w:rsidP="000B01CB">
      <w:pPr>
        <w:pStyle w:val="Figure"/>
        <w:spacing w:before="500"/>
      </w:pPr>
      <w:r>
        <w:rPr>
          <w:noProof/>
        </w:rPr>
        <w:drawing>
          <wp:inline distT="0" distB="0" distL="0" distR="0">
            <wp:extent cx="5181600" cy="3429000"/>
            <wp:effectExtent l="0" t="0" r="0" b="0"/>
            <wp:docPr id="1" name="Image 1" descr="MI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rsidR="00163883" w:rsidRPr="00F01C7C" w:rsidRDefault="001A0A8F" w:rsidP="00F01C7C">
      <w:pPr>
        <w:pStyle w:val="NAMEOFTENDERIFPICTURE"/>
        <w:spacing w:before="1000"/>
        <w:rPr>
          <w:color w:val="6D8FA5"/>
        </w:rPr>
      </w:pPr>
      <w:r w:rsidRPr="00F01C7C">
        <w:rPr>
          <w:caps w:val="0"/>
          <w:smallCaps/>
          <w:color w:val="6D8FA5"/>
        </w:rPr>
        <w:t>RER A</w:t>
      </w:r>
      <w:r w:rsidR="006A3352" w:rsidRPr="00F01C7C">
        <w:rPr>
          <w:caps w:val="0"/>
          <w:smallCaps/>
          <w:color w:val="6D8FA5"/>
        </w:rPr>
        <w:t xml:space="preserve"> : </w:t>
      </w:r>
      <w:r w:rsidRPr="00F01C7C">
        <w:rPr>
          <w:caps w:val="0"/>
          <w:smallCaps/>
          <w:color w:val="6D8FA5"/>
        </w:rPr>
        <w:t>Etude, conception,</w:t>
      </w:r>
      <w:r w:rsidR="006A3352" w:rsidRPr="00F01C7C">
        <w:rPr>
          <w:caps w:val="0"/>
          <w:smallCaps/>
          <w:color w:val="6D8FA5"/>
        </w:rPr>
        <w:t xml:space="preserve"> réalisation, essais et mise en</w:t>
      </w:r>
      <w:r w:rsidR="006A3352" w:rsidRPr="00F01C7C">
        <w:rPr>
          <w:caps w:val="0"/>
          <w:smallCaps/>
          <w:color w:val="6D8FA5"/>
        </w:rPr>
        <w:br/>
      </w:r>
      <w:r w:rsidRPr="00F01C7C">
        <w:rPr>
          <w:caps w:val="0"/>
          <w:smallCaps/>
          <w:color w:val="6D8FA5"/>
        </w:rPr>
        <w:t>service</w:t>
      </w:r>
      <w:r w:rsidR="006A3352" w:rsidRPr="00F01C7C">
        <w:rPr>
          <w:caps w:val="0"/>
          <w:smallCaps/>
          <w:color w:val="6D8FA5"/>
        </w:rPr>
        <w:t xml:space="preserve"> </w:t>
      </w:r>
      <w:r w:rsidRPr="00F01C7C">
        <w:rPr>
          <w:caps w:val="0"/>
          <w:smallCaps/>
          <w:color w:val="6D8FA5"/>
        </w:rPr>
        <w:t>du pilotage automatique des trains (PA – SACEM</w:t>
      </w:r>
      <w:proofErr w:type="gramStart"/>
      <w:r w:rsidRPr="00F01C7C">
        <w:rPr>
          <w:caps w:val="0"/>
          <w:smallCaps/>
          <w:color w:val="6D8FA5"/>
        </w:rPr>
        <w:t>)</w:t>
      </w:r>
      <w:proofErr w:type="gramEnd"/>
      <w:r w:rsidR="00F01C7C">
        <w:rPr>
          <w:color w:val="6D8FA5"/>
        </w:rPr>
        <w:br/>
      </w:r>
      <w:r w:rsidR="006A3352" w:rsidRPr="006A3352">
        <w:rPr>
          <w:color w:val="6D8FA5"/>
        </w:rPr>
        <w:br/>
        <w:t>R</w:t>
      </w:r>
      <w:r w:rsidR="006A3352" w:rsidRPr="006A3352">
        <w:rPr>
          <w:caps w:val="0"/>
          <w:color w:val="6D8FA5"/>
        </w:rPr>
        <w:t>éférence de la consultation</w:t>
      </w:r>
      <w:r w:rsidR="006A3352" w:rsidRPr="006A3352">
        <w:rPr>
          <w:color w:val="6D8FA5"/>
        </w:rPr>
        <w:t> : GDI13-0291-1</w:t>
      </w:r>
      <w:r w:rsidRPr="006A3352">
        <w:rPr>
          <w:color w:val="6D8FA5"/>
        </w:rPr>
        <w:br/>
      </w:r>
      <w:r w:rsidRPr="006A3352">
        <w:rPr>
          <w:color w:val="6D8FA5"/>
        </w:rPr>
        <w:br/>
        <w:t>O</w:t>
      </w:r>
      <w:r w:rsidR="00F01C7C">
        <w:rPr>
          <w:caps w:val="0"/>
          <w:color w:val="6D8FA5"/>
        </w:rPr>
        <w:t>ffre à</w:t>
      </w:r>
      <w:r w:rsidRPr="000B01CB">
        <w:rPr>
          <w:caps w:val="0"/>
          <w:color w:val="6D8FA5"/>
        </w:rPr>
        <w:t xml:space="preserve"> la</w:t>
      </w:r>
      <w:r w:rsidRPr="006A3352">
        <w:rPr>
          <w:color w:val="6D8FA5"/>
        </w:rPr>
        <w:t xml:space="preserve"> r</w:t>
      </w:r>
      <w:r w:rsidR="00F213B3">
        <w:rPr>
          <w:color w:val="6D8FA5"/>
        </w:rPr>
        <w:t>.</w:t>
      </w:r>
      <w:r w:rsidRPr="006A3352">
        <w:rPr>
          <w:color w:val="6D8FA5"/>
        </w:rPr>
        <w:t>a</w:t>
      </w:r>
      <w:r w:rsidR="00F213B3">
        <w:rPr>
          <w:color w:val="6D8FA5"/>
        </w:rPr>
        <w:t>.</w:t>
      </w:r>
      <w:r w:rsidRPr="006A3352">
        <w:rPr>
          <w:color w:val="6D8FA5"/>
        </w:rPr>
        <w:t>t</w:t>
      </w:r>
      <w:r w:rsidR="00F213B3">
        <w:rPr>
          <w:color w:val="6D8FA5"/>
        </w:rPr>
        <w:t>.</w:t>
      </w:r>
      <w:r w:rsidRPr="006A3352">
        <w:rPr>
          <w:color w:val="6D8FA5"/>
        </w:rPr>
        <w:t>p</w:t>
      </w:r>
      <w:r w:rsidR="00F213B3">
        <w:rPr>
          <w:color w:val="6D8FA5"/>
        </w:rPr>
        <w:t>.</w:t>
      </w:r>
      <w:r w:rsidR="00F01C7C">
        <w:rPr>
          <w:color w:val="6D8FA5"/>
        </w:rPr>
        <w:br/>
      </w:r>
      <w:r w:rsidR="00F01C7C">
        <w:rPr>
          <w:color w:val="6D8FA5"/>
        </w:rPr>
        <w:br/>
      </w:r>
      <w:r w:rsidR="000B01CB">
        <w:rPr>
          <w:color w:val="6D8FA5"/>
        </w:rPr>
        <w:t>V</w:t>
      </w:r>
      <w:r w:rsidR="000B01CB" w:rsidRPr="00F01C7C">
        <w:rPr>
          <w:caps w:val="0"/>
          <w:color w:val="6D8FA5"/>
        </w:rPr>
        <w:t>olume</w:t>
      </w:r>
      <w:r w:rsidR="000B01CB">
        <w:rPr>
          <w:color w:val="6D8FA5"/>
        </w:rPr>
        <w:t> </w:t>
      </w:r>
      <w:r w:rsidR="001C5B2C">
        <w:rPr>
          <w:color w:val="6D8FA5"/>
        </w:rPr>
        <w:t>4</w:t>
      </w:r>
      <w:r w:rsidR="000B01CB">
        <w:rPr>
          <w:color w:val="6D8FA5"/>
        </w:rPr>
        <w:t xml:space="preserve"> : V</w:t>
      </w:r>
      <w:r w:rsidR="000B01CB" w:rsidRPr="00F01C7C">
        <w:rPr>
          <w:caps w:val="0"/>
          <w:color w:val="6D8FA5"/>
        </w:rPr>
        <w:t>olume</w:t>
      </w:r>
      <w:r w:rsidR="00FC7F85" w:rsidRPr="006A3352">
        <w:rPr>
          <w:color w:val="6D8FA5"/>
        </w:rPr>
        <w:t xml:space="preserve"> </w:t>
      </w:r>
      <w:r w:rsidR="000B01CB">
        <w:rPr>
          <w:color w:val="6D8FA5"/>
        </w:rPr>
        <w:t>T</w:t>
      </w:r>
      <w:r w:rsidR="000B01CB" w:rsidRPr="00F01C7C">
        <w:rPr>
          <w:caps w:val="0"/>
          <w:color w:val="6D8FA5"/>
        </w:rPr>
        <w:t>echnique</w:t>
      </w:r>
    </w:p>
    <w:p w:rsidR="006A3352" w:rsidRPr="00F01C7C" w:rsidRDefault="00D17F51" w:rsidP="00F01C7C">
      <w:pPr>
        <w:pStyle w:val="Titleofdocument"/>
        <w:rPr>
          <w:color w:val="6D8FA5"/>
        </w:rPr>
      </w:pPr>
      <w:r>
        <w:rPr>
          <w:color w:val="6D8FA5"/>
        </w:rPr>
        <w:t xml:space="preserve">FT-1 : </w:t>
      </w:r>
      <w:r w:rsidR="00A9739B">
        <w:rPr>
          <w:color w:val="6D8FA5"/>
        </w:rPr>
        <w:t>Architecture fonctionnelle et matérielle</w:t>
      </w:r>
      <w:ins w:id="0" w:author="DECOOPMAN Alexandre" w:date="2014-09-16T11:46:00Z">
        <w:r w:rsidR="00B00104">
          <w:rPr>
            <w:color w:val="6D8FA5"/>
          </w:rPr>
          <w:t xml:space="preserve"> v2.0</w:t>
        </w:r>
      </w:ins>
    </w:p>
    <w:p w:rsidR="00163883" w:rsidRPr="00F01C7C" w:rsidRDefault="00163883">
      <w:pPr>
        <w:rPr>
          <w:color w:val="6D8FA5"/>
        </w:rPr>
        <w:sectPr w:rsidR="00163883" w:rsidRPr="00F01C7C">
          <w:headerReference w:type="even" r:id="rId10"/>
          <w:headerReference w:type="default" r:id="rId11"/>
          <w:footerReference w:type="default" r:id="rId12"/>
          <w:pgSz w:w="11906" w:h="16838" w:code="9"/>
          <w:pgMar w:top="2268" w:right="851" w:bottom="1134" w:left="1418" w:header="567" w:footer="0" w:gutter="0"/>
          <w:cols w:space="708"/>
          <w:docGrid w:linePitch="360"/>
        </w:sectPr>
      </w:pPr>
    </w:p>
    <w:p w:rsidR="00163883" w:rsidRPr="006A3352" w:rsidRDefault="00FC7F85" w:rsidP="00AD3A6D">
      <w:pPr>
        <w:pStyle w:val="TOC"/>
      </w:pPr>
      <w:r w:rsidRPr="006A3352">
        <w:t>table des matieres</w:t>
      </w:r>
    </w:p>
    <w:p w:rsidR="00FB4A2F" w:rsidRDefault="005F0732">
      <w:pPr>
        <w:pStyle w:val="TM1"/>
        <w:rPr>
          <w:ins w:id="4" w:author="DECOOPMAN Alexandre" w:date="2014-09-16T12:08:00Z"/>
          <w:rFonts w:asciiTheme="minorHAnsi" w:eastAsiaTheme="minorEastAsia" w:hAnsiTheme="minorHAnsi" w:cstheme="minorBidi"/>
          <w:b w:val="0"/>
          <w:caps w:val="0"/>
          <w:color w:val="auto"/>
          <w:sz w:val="22"/>
          <w:szCs w:val="22"/>
          <w:lang w:val="en-GB" w:eastAsia="en-GB"/>
        </w:rPr>
      </w:pPr>
      <w:r>
        <w:rPr>
          <w:bCs/>
          <w:iCs/>
          <w:caps w:val="0"/>
          <w:smallCaps/>
        </w:rPr>
        <w:fldChar w:fldCharType="begin"/>
      </w:r>
      <w:r>
        <w:rPr>
          <w:bCs/>
          <w:iCs/>
          <w:caps w:val="0"/>
          <w:smallCaps/>
        </w:rPr>
        <w:instrText xml:space="preserve"> TOC \o "2-3" \h \z \t "Titre 1;1" </w:instrText>
      </w:r>
      <w:r>
        <w:rPr>
          <w:bCs/>
          <w:iCs/>
          <w:caps w:val="0"/>
          <w:smallCaps/>
        </w:rPr>
        <w:fldChar w:fldCharType="separate"/>
      </w:r>
      <w:ins w:id="5" w:author="DECOOPMAN Alexandre" w:date="2014-09-16T12:08:00Z">
        <w:r w:rsidR="00FB4A2F" w:rsidRPr="009D7110">
          <w:rPr>
            <w:rStyle w:val="Lienhypertexte"/>
          </w:rPr>
          <w:fldChar w:fldCharType="begin"/>
        </w:r>
        <w:r w:rsidR="00FB4A2F" w:rsidRPr="009D7110">
          <w:rPr>
            <w:rStyle w:val="Lienhypertexte"/>
          </w:rPr>
          <w:instrText xml:space="preserve"> </w:instrText>
        </w:r>
        <w:r w:rsidR="00FB4A2F">
          <w:instrText>HYPERLINK \l "_Toc398632636"</w:instrText>
        </w:r>
        <w:r w:rsidR="00FB4A2F" w:rsidRPr="009D7110">
          <w:rPr>
            <w:rStyle w:val="Lienhypertexte"/>
          </w:rPr>
          <w:instrText xml:space="preserve"> </w:instrText>
        </w:r>
        <w:r w:rsidR="00FB4A2F" w:rsidRPr="009D7110">
          <w:rPr>
            <w:rStyle w:val="Lienhypertexte"/>
          </w:rPr>
          <w:fldChar w:fldCharType="separate"/>
        </w:r>
        <w:r w:rsidR="00FB4A2F" w:rsidRPr="009D7110">
          <w:rPr>
            <w:rStyle w:val="Lienhypertexte"/>
          </w:rPr>
          <w:t>1</w:t>
        </w:r>
        <w:r w:rsidR="00FB4A2F">
          <w:rPr>
            <w:rFonts w:asciiTheme="minorHAnsi" w:eastAsiaTheme="minorEastAsia" w:hAnsiTheme="minorHAnsi" w:cstheme="minorBidi"/>
            <w:b w:val="0"/>
            <w:caps w:val="0"/>
            <w:color w:val="auto"/>
            <w:sz w:val="22"/>
            <w:szCs w:val="22"/>
            <w:lang w:val="en-GB" w:eastAsia="en-GB"/>
          </w:rPr>
          <w:tab/>
        </w:r>
        <w:r w:rsidR="00FB4A2F" w:rsidRPr="009D7110">
          <w:rPr>
            <w:rStyle w:val="Lienhypertexte"/>
          </w:rPr>
          <w:t>introduction</w:t>
        </w:r>
        <w:r w:rsidR="00FB4A2F">
          <w:rPr>
            <w:webHidden/>
          </w:rPr>
          <w:tab/>
        </w:r>
        <w:r w:rsidR="00FB4A2F">
          <w:rPr>
            <w:webHidden/>
          </w:rPr>
          <w:fldChar w:fldCharType="begin"/>
        </w:r>
        <w:r w:rsidR="00FB4A2F">
          <w:rPr>
            <w:webHidden/>
          </w:rPr>
          <w:instrText xml:space="preserve"> PAGEREF _Toc398632636 \h </w:instrText>
        </w:r>
      </w:ins>
      <w:r w:rsidR="00FB4A2F">
        <w:rPr>
          <w:webHidden/>
        </w:rPr>
      </w:r>
      <w:r w:rsidR="00FB4A2F">
        <w:rPr>
          <w:webHidden/>
        </w:rPr>
        <w:fldChar w:fldCharType="separate"/>
      </w:r>
      <w:ins w:id="6" w:author="DECOOPMAN Alexandre" w:date="2014-09-16T12:08:00Z">
        <w:r w:rsidR="00FB4A2F">
          <w:rPr>
            <w:webHidden/>
          </w:rPr>
          <w:t>4</w:t>
        </w:r>
        <w:r w:rsidR="00FB4A2F">
          <w:rPr>
            <w:webHidden/>
          </w:rPr>
          <w:fldChar w:fldCharType="end"/>
        </w:r>
        <w:r w:rsidR="00FB4A2F" w:rsidRPr="009D7110">
          <w:rPr>
            <w:rStyle w:val="Lienhypertexte"/>
          </w:rPr>
          <w:fldChar w:fldCharType="end"/>
        </w:r>
      </w:ins>
    </w:p>
    <w:p w:rsidR="00FB4A2F" w:rsidRDefault="00FB4A2F">
      <w:pPr>
        <w:pStyle w:val="TM1"/>
        <w:rPr>
          <w:ins w:id="7" w:author="DECOOPMAN Alexandre" w:date="2014-09-16T12:08:00Z"/>
          <w:rFonts w:asciiTheme="minorHAnsi" w:eastAsiaTheme="minorEastAsia" w:hAnsiTheme="minorHAnsi" w:cstheme="minorBidi"/>
          <w:b w:val="0"/>
          <w:caps w:val="0"/>
          <w:color w:val="auto"/>
          <w:sz w:val="22"/>
          <w:szCs w:val="22"/>
          <w:lang w:val="en-GB" w:eastAsia="en-GB"/>
        </w:rPr>
      </w:pPr>
      <w:ins w:id="8" w:author="DECOOPMAN Alexandre" w:date="2014-09-16T12:08:00Z">
        <w:r w:rsidRPr="009D7110">
          <w:rPr>
            <w:rStyle w:val="Lienhypertexte"/>
          </w:rPr>
          <w:fldChar w:fldCharType="begin"/>
        </w:r>
        <w:r w:rsidRPr="009D7110">
          <w:rPr>
            <w:rStyle w:val="Lienhypertexte"/>
          </w:rPr>
          <w:instrText xml:space="preserve"> </w:instrText>
        </w:r>
        <w:r>
          <w:instrText>HYPERLINK \l "_Toc398632637"</w:instrText>
        </w:r>
        <w:r w:rsidRPr="009D7110">
          <w:rPr>
            <w:rStyle w:val="Lienhypertexte"/>
          </w:rPr>
          <w:instrText xml:space="preserve"> </w:instrText>
        </w:r>
        <w:r w:rsidRPr="009D7110">
          <w:rPr>
            <w:rStyle w:val="Lienhypertexte"/>
          </w:rPr>
          <w:fldChar w:fldCharType="separate"/>
        </w:r>
        <w:r w:rsidRPr="009D7110">
          <w:rPr>
            <w:rStyle w:val="Lienhypertexte"/>
          </w:rPr>
          <w:t>2</w:t>
        </w:r>
        <w:r>
          <w:rPr>
            <w:rFonts w:asciiTheme="minorHAnsi" w:eastAsiaTheme="minorEastAsia" w:hAnsiTheme="minorHAnsi" w:cstheme="minorBidi"/>
            <w:b w:val="0"/>
            <w:caps w:val="0"/>
            <w:color w:val="auto"/>
            <w:sz w:val="22"/>
            <w:szCs w:val="22"/>
            <w:lang w:val="en-GB" w:eastAsia="en-GB"/>
          </w:rPr>
          <w:tab/>
        </w:r>
        <w:r w:rsidRPr="009D7110">
          <w:rPr>
            <w:rStyle w:val="Lienhypertexte"/>
          </w:rPr>
          <w:t>Architecture</w:t>
        </w:r>
        <w:r>
          <w:rPr>
            <w:webHidden/>
          </w:rPr>
          <w:tab/>
        </w:r>
        <w:r>
          <w:rPr>
            <w:webHidden/>
          </w:rPr>
          <w:fldChar w:fldCharType="begin"/>
        </w:r>
        <w:r>
          <w:rPr>
            <w:webHidden/>
          </w:rPr>
          <w:instrText xml:space="preserve"> PAGEREF _Toc398632637 \h </w:instrText>
        </w:r>
      </w:ins>
      <w:r>
        <w:rPr>
          <w:webHidden/>
        </w:rPr>
      </w:r>
      <w:r>
        <w:rPr>
          <w:webHidden/>
        </w:rPr>
        <w:fldChar w:fldCharType="separate"/>
      </w:r>
      <w:ins w:id="9" w:author="DECOOPMAN Alexandre" w:date="2014-09-16T12:08:00Z">
        <w:r>
          <w:rPr>
            <w:webHidden/>
          </w:rPr>
          <w:t>4</w:t>
        </w:r>
        <w:r>
          <w:rPr>
            <w:webHidden/>
          </w:rPr>
          <w:fldChar w:fldCharType="end"/>
        </w:r>
        <w:r w:rsidRPr="009D7110">
          <w:rPr>
            <w:rStyle w:val="Lienhypertexte"/>
          </w:rPr>
          <w:fldChar w:fldCharType="end"/>
        </w:r>
      </w:ins>
    </w:p>
    <w:p w:rsidR="00FB4A2F" w:rsidRDefault="00FB4A2F">
      <w:pPr>
        <w:pStyle w:val="TM2"/>
        <w:tabs>
          <w:tab w:val="left" w:pos="960"/>
          <w:tab w:val="right" w:leader="dot" w:pos="9627"/>
        </w:tabs>
        <w:rPr>
          <w:ins w:id="10" w:author="DECOOPMAN Alexandre" w:date="2014-09-16T12:08:00Z"/>
          <w:rFonts w:asciiTheme="minorHAnsi" w:eastAsiaTheme="minorEastAsia" w:hAnsiTheme="minorHAnsi" w:cstheme="minorBidi"/>
          <w:bCs w:val="0"/>
          <w:noProof/>
          <w:color w:val="auto"/>
          <w:sz w:val="22"/>
          <w:lang w:val="en-GB" w:eastAsia="en-GB"/>
        </w:rPr>
      </w:pPr>
      <w:ins w:id="11"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"_Toc398632638"</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2.1</w:t>
        </w:r>
        <w:r>
          <w:rPr>
            <w:rFonts w:asciiTheme="minorHAnsi" w:eastAsiaTheme="minorEastAsia" w:hAnsiTheme="minorHAnsi" w:cstheme="minorBidi"/>
            <w:bCs w:val="0"/>
            <w:noProof/>
            <w:color w:val="auto"/>
            <w:sz w:val="22"/>
            <w:lang w:val="en-GB" w:eastAsia="en-GB"/>
          </w:rPr>
          <w:tab/>
        </w:r>
        <w:r w:rsidRPr="009D7110">
          <w:rPr>
            <w:rStyle w:val="Lienhypertexte"/>
            <w:noProof/>
          </w:rPr>
          <w:t>Architecture Matérielle</w:t>
        </w:r>
        <w:r>
          <w:rPr>
            <w:noProof/>
            <w:webHidden/>
          </w:rPr>
          <w:tab/>
        </w:r>
        <w:r>
          <w:rPr>
            <w:noProof/>
            <w:webHidden/>
          </w:rPr>
          <w:fldChar w:fldCharType="begin"/>
        </w:r>
        <w:r>
          <w:rPr>
            <w:noProof/>
            <w:webHidden/>
          </w:rPr>
          <w:instrText xml:space="preserve"> PAGEREF _Toc398632638 \h </w:instrText>
        </w:r>
      </w:ins>
      <w:r>
        <w:rPr>
          <w:noProof/>
          <w:webHidden/>
        </w:rPr>
      </w:r>
      <w:r>
        <w:rPr>
          <w:noProof/>
          <w:webHidden/>
        </w:rPr>
        <w:fldChar w:fldCharType="separate"/>
      </w:r>
      <w:ins w:id="12" w:author="DECOOPMAN Alexandre" w:date="2014-09-16T12:08:00Z">
        <w:r>
          <w:rPr>
            <w:noProof/>
            <w:webHidden/>
          </w:rPr>
          <w:t>4</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13" w:author="DECOOPMAN Alexandre" w:date="2014-09-16T12:08:00Z"/>
          <w:rFonts w:asciiTheme="minorHAnsi" w:eastAsiaTheme="minorEastAsia" w:hAnsiTheme="minorHAnsi" w:cstheme="minorBidi"/>
          <w:noProof/>
          <w:color w:val="auto"/>
          <w:sz w:val="22"/>
          <w:lang w:val="en-GB" w:eastAsia="en-GB"/>
        </w:rPr>
      </w:pPr>
      <w:ins w:id="14"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"_Toc398632639"</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2.1.1</w:t>
        </w:r>
        <w:r>
          <w:rPr>
            <w:rFonts w:asciiTheme="minorHAnsi" w:eastAsiaTheme="minorEastAsia" w:hAnsiTheme="minorHAnsi" w:cstheme="minorBidi"/>
            <w:noProof/>
            <w:color w:val="auto"/>
            <w:sz w:val="22"/>
            <w:lang w:val="en-GB" w:eastAsia="en-GB"/>
          </w:rPr>
          <w:tab/>
        </w:r>
        <w:r w:rsidRPr="009D7110">
          <w:rPr>
            <w:rStyle w:val="Lienhypertexte"/>
            <w:noProof/>
          </w:rPr>
          <w:t>Stratégie proposée</w:t>
        </w:r>
        <w:r>
          <w:rPr>
            <w:noProof/>
            <w:webHidden/>
          </w:rPr>
          <w:tab/>
        </w:r>
        <w:r>
          <w:rPr>
            <w:noProof/>
            <w:webHidden/>
          </w:rPr>
          <w:fldChar w:fldCharType="begin"/>
        </w:r>
        <w:r>
          <w:rPr>
            <w:noProof/>
            <w:webHidden/>
          </w:rPr>
          <w:instrText xml:space="preserve"> PAGEREF _Toc398632639 \h </w:instrText>
        </w:r>
      </w:ins>
      <w:r>
        <w:rPr>
          <w:noProof/>
          <w:webHidden/>
        </w:rPr>
      </w:r>
      <w:r>
        <w:rPr>
          <w:noProof/>
          <w:webHidden/>
        </w:rPr>
        <w:fldChar w:fldCharType="separate"/>
      </w:r>
      <w:ins w:id="15" w:author="DECOOPMAN Alexandre" w:date="2014-09-16T12:08:00Z">
        <w:r>
          <w:rPr>
            <w:noProof/>
            <w:webHidden/>
          </w:rPr>
          <w:t>4</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16" w:author="DECOOPMAN Alexandre" w:date="2014-09-16T12:08:00Z"/>
          <w:rFonts w:asciiTheme="minorHAnsi" w:eastAsiaTheme="minorEastAsia" w:hAnsiTheme="minorHAnsi" w:cstheme="minorBidi"/>
          <w:noProof/>
          <w:color w:val="auto"/>
          <w:sz w:val="22"/>
          <w:lang w:val="en-GB" w:eastAsia="en-GB"/>
        </w:rPr>
      </w:pPr>
      <w:ins w:id="17"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"_Toc398632640"</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2.1.2</w:t>
        </w:r>
        <w:r>
          <w:rPr>
            <w:rFonts w:asciiTheme="minorHAnsi" w:eastAsiaTheme="minorEastAsia" w:hAnsiTheme="minorHAnsi" w:cstheme="minorBidi"/>
            <w:noProof/>
            <w:color w:val="auto"/>
            <w:sz w:val="22"/>
            <w:lang w:val="en-GB" w:eastAsia="en-GB"/>
          </w:rPr>
          <w:tab/>
        </w:r>
        <w:r w:rsidRPr="009D7110">
          <w:rPr>
            <w:rStyle w:val="Lienhypertexte"/>
            <w:noProof/>
          </w:rPr>
          <w:t>Le tiroir PA</w:t>
        </w:r>
        <w:r>
          <w:rPr>
            <w:noProof/>
            <w:webHidden/>
          </w:rPr>
          <w:tab/>
        </w:r>
        <w:r>
          <w:rPr>
            <w:noProof/>
            <w:webHidden/>
          </w:rPr>
          <w:fldChar w:fldCharType="begin"/>
        </w:r>
        <w:r>
          <w:rPr>
            <w:noProof/>
            <w:webHidden/>
          </w:rPr>
          <w:instrText xml:space="preserve"> PAGEREF _Toc398632640 \h </w:instrText>
        </w:r>
      </w:ins>
      <w:r>
        <w:rPr>
          <w:noProof/>
          <w:webHidden/>
        </w:rPr>
      </w:r>
      <w:r>
        <w:rPr>
          <w:noProof/>
          <w:webHidden/>
        </w:rPr>
        <w:fldChar w:fldCharType="separate"/>
      </w:r>
      <w:ins w:id="18" w:author="DECOOPMAN Alexandre" w:date="2014-09-16T12:08:00Z">
        <w:r>
          <w:rPr>
            <w:noProof/>
            <w:webHidden/>
          </w:rPr>
          <w:t>4</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19" w:author="DECOOPMAN Alexandre" w:date="2014-09-16T12:08:00Z"/>
          <w:rFonts w:asciiTheme="minorHAnsi" w:eastAsiaTheme="minorEastAsia" w:hAnsiTheme="minorHAnsi" w:cstheme="minorBidi"/>
          <w:noProof/>
          <w:color w:val="auto"/>
          <w:sz w:val="22"/>
          <w:lang w:val="en-GB" w:eastAsia="en-GB"/>
        </w:rPr>
      </w:pPr>
      <w:ins w:id="20"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"_Toc398632641"</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2.1.3</w:t>
        </w:r>
        <w:r>
          <w:rPr>
            <w:rFonts w:asciiTheme="minorHAnsi" w:eastAsiaTheme="minorEastAsia" w:hAnsiTheme="minorHAnsi" w:cstheme="minorBidi"/>
            <w:noProof/>
            <w:color w:val="auto"/>
            <w:sz w:val="22"/>
            <w:lang w:val="en-GB" w:eastAsia="en-GB"/>
          </w:rPr>
          <w:tab/>
        </w:r>
        <w:r w:rsidRPr="009D7110">
          <w:rPr>
            <w:rStyle w:val="Lienhypertexte"/>
            <w:noProof/>
          </w:rPr>
          <w:t>Détails du la conception matériel</w:t>
        </w:r>
        <w:r>
          <w:rPr>
            <w:noProof/>
            <w:webHidden/>
          </w:rPr>
          <w:tab/>
        </w:r>
        <w:r>
          <w:rPr>
            <w:noProof/>
            <w:webHidden/>
          </w:rPr>
          <w:fldChar w:fldCharType="begin"/>
        </w:r>
        <w:r>
          <w:rPr>
            <w:noProof/>
            <w:webHidden/>
          </w:rPr>
          <w:instrText xml:space="preserve"> PAGEREF _Toc398632641 \h </w:instrText>
        </w:r>
      </w:ins>
      <w:r>
        <w:rPr>
          <w:noProof/>
          <w:webHidden/>
        </w:rPr>
      </w:r>
      <w:r>
        <w:rPr>
          <w:noProof/>
          <w:webHidden/>
        </w:rPr>
        <w:fldChar w:fldCharType="separate"/>
      </w:r>
      <w:ins w:id="21" w:author="DECOOPMAN Alexandre" w:date="2014-09-16T12:08:00Z">
        <w:r>
          <w:rPr>
            <w:noProof/>
            <w:webHidden/>
          </w:rPr>
          <w:t>5</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22" w:author="DECOOPMAN Alexandre" w:date="2014-09-16T12:08:00Z"/>
          <w:rFonts w:asciiTheme="minorHAnsi" w:eastAsiaTheme="minorEastAsia" w:hAnsiTheme="minorHAnsi" w:cstheme="minorBidi"/>
          <w:noProof/>
          <w:color w:val="auto"/>
          <w:sz w:val="22"/>
          <w:lang w:val="en-GB" w:eastAsia="en-GB"/>
        </w:rPr>
      </w:pPr>
      <w:ins w:id="23"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"_Toc398632642"</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2.1.4</w:t>
        </w:r>
        <w:r>
          <w:rPr>
            <w:rFonts w:asciiTheme="minorHAnsi" w:eastAsiaTheme="minorEastAsia" w:hAnsiTheme="minorHAnsi" w:cstheme="minorBidi"/>
            <w:noProof/>
            <w:color w:val="auto"/>
            <w:sz w:val="22"/>
            <w:lang w:val="en-GB" w:eastAsia="en-GB"/>
          </w:rPr>
          <w:tab/>
        </w:r>
        <w:r w:rsidRPr="009D7110">
          <w:rPr>
            <w:rStyle w:val="Lienhypertexte"/>
            <w:noProof/>
          </w:rPr>
          <w:t>Balise d’arrêt précis</w:t>
        </w:r>
        <w:r>
          <w:rPr>
            <w:noProof/>
            <w:webHidden/>
          </w:rPr>
          <w:tab/>
        </w:r>
        <w:r>
          <w:rPr>
            <w:noProof/>
            <w:webHidden/>
          </w:rPr>
          <w:fldChar w:fldCharType="begin"/>
        </w:r>
        <w:r>
          <w:rPr>
            <w:noProof/>
            <w:webHidden/>
          </w:rPr>
          <w:instrText xml:space="preserve"> PAGEREF _Toc398632642 \h </w:instrText>
        </w:r>
      </w:ins>
      <w:r>
        <w:rPr>
          <w:noProof/>
          <w:webHidden/>
        </w:rPr>
      </w:r>
      <w:r>
        <w:rPr>
          <w:noProof/>
          <w:webHidden/>
        </w:rPr>
        <w:fldChar w:fldCharType="separate"/>
      </w:r>
      <w:ins w:id="24" w:author="DECOOPMAN Alexandre" w:date="2014-09-16T12:08:00Z">
        <w:r>
          <w:rPr>
            <w:noProof/>
            <w:webHidden/>
          </w:rPr>
          <w:t>6</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25" w:author="DECOOPMAN Alexandre" w:date="2014-09-16T12:08:00Z"/>
          <w:rFonts w:asciiTheme="minorHAnsi" w:eastAsiaTheme="minorEastAsia" w:hAnsiTheme="minorHAnsi" w:cstheme="minorBidi"/>
          <w:noProof/>
          <w:color w:val="auto"/>
          <w:sz w:val="22"/>
          <w:lang w:val="en-GB" w:eastAsia="en-GB"/>
        </w:rPr>
      </w:pPr>
      <w:ins w:id="26"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"_Toc398632643"</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2.1.5</w:t>
        </w:r>
        <w:r>
          <w:rPr>
            <w:rFonts w:asciiTheme="minorHAnsi" w:eastAsiaTheme="minorEastAsia" w:hAnsiTheme="minorHAnsi" w:cstheme="minorBidi"/>
            <w:noProof/>
            <w:color w:val="auto"/>
            <w:sz w:val="22"/>
            <w:lang w:val="en-GB" w:eastAsia="en-GB"/>
          </w:rPr>
          <w:tab/>
        </w:r>
        <w:r w:rsidRPr="009D7110">
          <w:rPr>
            <w:rStyle w:val="Lienhypertexte"/>
            <w:noProof/>
          </w:rPr>
          <w:t>DACPA</w:t>
        </w:r>
        <w:r>
          <w:rPr>
            <w:noProof/>
            <w:webHidden/>
          </w:rPr>
          <w:tab/>
        </w:r>
        <w:r>
          <w:rPr>
            <w:noProof/>
            <w:webHidden/>
          </w:rPr>
          <w:fldChar w:fldCharType="begin"/>
        </w:r>
        <w:r>
          <w:rPr>
            <w:noProof/>
            <w:webHidden/>
          </w:rPr>
          <w:instrText xml:space="preserve"> PAGEREF _Toc398632643 \h </w:instrText>
        </w:r>
      </w:ins>
      <w:r>
        <w:rPr>
          <w:noProof/>
          <w:webHidden/>
        </w:rPr>
      </w:r>
      <w:r>
        <w:rPr>
          <w:noProof/>
          <w:webHidden/>
        </w:rPr>
        <w:fldChar w:fldCharType="separate"/>
      </w:r>
      <w:ins w:id="27" w:author="DECOOPMAN Alexandre" w:date="2014-09-16T12:08:00Z">
        <w:r>
          <w:rPr>
            <w:noProof/>
            <w:webHidden/>
          </w:rPr>
          <w:t>6</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28" w:author="DECOOPMAN Alexandre" w:date="2014-09-16T12:08:00Z"/>
          <w:rFonts w:asciiTheme="minorHAnsi" w:eastAsiaTheme="minorEastAsia" w:hAnsiTheme="minorHAnsi" w:cstheme="minorBidi"/>
          <w:bCs w:val="0"/>
          <w:noProof/>
          <w:color w:val="auto"/>
          <w:sz w:val="22"/>
          <w:lang w:val="en-GB" w:eastAsia="en-GB"/>
        </w:rPr>
      </w:pPr>
      <w:ins w:id="29"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"_Toc398632644"</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2.2</w:t>
        </w:r>
        <w:r>
          <w:rPr>
            <w:rFonts w:asciiTheme="minorHAnsi" w:eastAsiaTheme="minorEastAsia" w:hAnsiTheme="minorHAnsi" w:cstheme="minorBidi"/>
            <w:bCs w:val="0"/>
            <w:noProof/>
            <w:color w:val="auto"/>
            <w:sz w:val="22"/>
            <w:lang w:val="en-GB" w:eastAsia="en-GB"/>
          </w:rPr>
          <w:tab/>
        </w:r>
        <w:r w:rsidRPr="009D7110">
          <w:rPr>
            <w:rStyle w:val="Lienhypertexte"/>
            <w:noProof/>
          </w:rPr>
          <w:t>Architecture du logiciel</w:t>
        </w:r>
        <w:r>
          <w:rPr>
            <w:noProof/>
            <w:webHidden/>
          </w:rPr>
          <w:tab/>
        </w:r>
        <w:r>
          <w:rPr>
            <w:noProof/>
            <w:webHidden/>
          </w:rPr>
          <w:fldChar w:fldCharType="begin"/>
        </w:r>
        <w:r>
          <w:rPr>
            <w:noProof/>
            <w:webHidden/>
          </w:rPr>
          <w:instrText xml:space="preserve"> PAGEREF _Toc398632644 \h </w:instrText>
        </w:r>
      </w:ins>
      <w:r>
        <w:rPr>
          <w:noProof/>
          <w:webHidden/>
        </w:rPr>
      </w:r>
      <w:r>
        <w:rPr>
          <w:noProof/>
          <w:webHidden/>
        </w:rPr>
        <w:fldChar w:fldCharType="separate"/>
      </w:r>
      <w:ins w:id="30" w:author="DECOOPMAN Alexandre" w:date="2014-09-16T12:08:00Z">
        <w:r>
          <w:rPr>
            <w:noProof/>
            <w:webHidden/>
          </w:rPr>
          <w:t>7</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31" w:author="DECOOPMAN Alexandre" w:date="2014-09-16T12:08:00Z"/>
          <w:rFonts w:asciiTheme="minorHAnsi" w:eastAsiaTheme="minorEastAsia" w:hAnsiTheme="minorHAnsi" w:cstheme="minorBidi"/>
          <w:noProof/>
          <w:color w:val="auto"/>
          <w:sz w:val="22"/>
          <w:lang w:val="en-GB" w:eastAsia="en-GB"/>
        </w:rPr>
      </w:pPr>
      <w:ins w:id="32"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"_Toc398632645"</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2.2.1</w:t>
        </w:r>
        <w:r>
          <w:rPr>
            <w:rFonts w:asciiTheme="minorHAnsi" w:eastAsiaTheme="minorEastAsia" w:hAnsiTheme="minorHAnsi" w:cstheme="minorBidi"/>
            <w:noProof/>
            <w:color w:val="auto"/>
            <w:sz w:val="22"/>
            <w:lang w:val="en-GB" w:eastAsia="en-GB"/>
          </w:rPr>
          <w:tab/>
        </w:r>
        <w:r w:rsidRPr="009D7110">
          <w:rPr>
            <w:rStyle w:val="Lienhypertexte"/>
            <w:noProof/>
          </w:rPr>
          <w:t>Stratégie proposée</w:t>
        </w:r>
        <w:r>
          <w:rPr>
            <w:noProof/>
            <w:webHidden/>
          </w:rPr>
          <w:tab/>
        </w:r>
        <w:r>
          <w:rPr>
            <w:noProof/>
            <w:webHidden/>
          </w:rPr>
          <w:fldChar w:fldCharType="begin"/>
        </w:r>
        <w:r>
          <w:rPr>
            <w:noProof/>
            <w:webHidden/>
          </w:rPr>
          <w:instrText xml:space="preserve"> PAGEREF _Toc398632645 \h </w:instrText>
        </w:r>
      </w:ins>
      <w:r>
        <w:rPr>
          <w:noProof/>
          <w:webHidden/>
        </w:rPr>
      </w:r>
      <w:r>
        <w:rPr>
          <w:noProof/>
          <w:webHidden/>
        </w:rPr>
        <w:fldChar w:fldCharType="separate"/>
      </w:r>
      <w:ins w:id="33" w:author="DECOOPMAN Alexandre" w:date="2014-09-16T12:08:00Z">
        <w:r>
          <w:rPr>
            <w:noProof/>
            <w:webHidden/>
          </w:rPr>
          <w:t>7</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34" w:author="DECOOPMAN Alexandre" w:date="2014-09-16T12:08:00Z"/>
          <w:rFonts w:asciiTheme="minorHAnsi" w:eastAsiaTheme="minorEastAsia" w:hAnsiTheme="minorHAnsi" w:cstheme="minorBidi"/>
          <w:noProof/>
          <w:color w:val="auto"/>
          <w:sz w:val="22"/>
          <w:lang w:val="en-GB" w:eastAsia="en-GB"/>
        </w:rPr>
      </w:pPr>
      <w:ins w:id="35"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"_Toc398632646"</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2.2.2</w:t>
        </w:r>
        <w:r>
          <w:rPr>
            <w:rFonts w:asciiTheme="minorHAnsi" w:eastAsiaTheme="minorEastAsia" w:hAnsiTheme="minorHAnsi" w:cstheme="minorBidi"/>
            <w:noProof/>
            <w:color w:val="auto"/>
            <w:sz w:val="22"/>
            <w:lang w:val="en-GB" w:eastAsia="en-GB"/>
          </w:rPr>
          <w:tab/>
        </w:r>
        <w:r w:rsidRPr="009D7110">
          <w:rPr>
            <w:rStyle w:val="Lienhypertexte"/>
            <w:noProof/>
          </w:rPr>
          <w:t>Architecture Statique du logiciel</w:t>
        </w:r>
        <w:r>
          <w:rPr>
            <w:noProof/>
            <w:webHidden/>
          </w:rPr>
          <w:tab/>
        </w:r>
        <w:r>
          <w:rPr>
            <w:noProof/>
            <w:webHidden/>
          </w:rPr>
          <w:fldChar w:fldCharType="begin"/>
        </w:r>
        <w:r>
          <w:rPr>
            <w:noProof/>
            <w:webHidden/>
          </w:rPr>
          <w:instrText xml:space="preserve"> PAGEREF _Toc398632646 \h </w:instrText>
        </w:r>
      </w:ins>
      <w:r>
        <w:rPr>
          <w:noProof/>
          <w:webHidden/>
        </w:rPr>
      </w:r>
      <w:r>
        <w:rPr>
          <w:noProof/>
          <w:webHidden/>
        </w:rPr>
        <w:fldChar w:fldCharType="separate"/>
      </w:r>
      <w:ins w:id="36" w:author="DECOOPMAN Alexandre" w:date="2014-09-16T12:08:00Z">
        <w:r>
          <w:rPr>
            <w:noProof/>
            <w:webHidden/>
          </w:rPr>
          <w:t>8</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37" w:author="DECOOPMAN Alexandre" w:date="2014-09-16T12:08:00Z"/>
          <w:rFonts w:asciiTheme="minorHAnsi" w:eastAsiaTheme="minorEastAsia" w:hAnsiTheme="minorHAnsi" w:cstheme="minorBidi"/>
          <w:noProof/>
          <w:color w:val="auto"/>
          <w:sz w:val="22"/>
          <w:lang w:val="en-GB" w:eastAsia="en-GB"/>
        </w:rPr>
      </w:pPr>
      <w:ins w:id="38"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"_Toc398632647"</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2.2.3</w:t>
        </w:r>
        <w:r>
          <w:rPr>
            <w:rFonts w:asciiTheme="minorHAnsi" w:eastAsiaTheme="minorEastAsia" w:hAnsiTheme="minorHAnsi" w:cstheme="minorBidi"/>
            <w:noProof/>
            <w:color w:val="auto"/>
            <w:sz w:val="22"/>
            <w:lang w:val="en-GB" w:eastAsia="en-GB"/>
          </w:rPr>
          <w:tab/>
        </w:r>
        <w:r w:rsidRPr="009D7110">
          <w:rPr>
            <w:rStyle w:val="Lienhypertexte"/>
            <w:noProof/>
          </w:rPr>
          <w:t>Architecture dynamique du logiciel</w:t>
        </w:r>
        <w:r>
          <w:rPr>
            <w:noProof/>
            <w:webHidden/>
          </w:rPr>
          <w:tab/>
        </w:r>
        <w:r>
          <w:rPr>
            <w:noProof/>
            <w:webHidden/>
          </w:rPr>
          <w:fldChar w:fldCharType="begin"/>
        </w:r>
        <w:r>
          <w:rPr>
            <w:noProof/>
            <w:webHidden/>
          </w:rPr>
          <w:instrText xml:space="preserve"> PAGEREF _Toc398632647 \h </w:instrText>
        </w:r>
      </w:ins>
      <w:r>
        <w:rPr>
          <w:noProof/>
          <w:webHidden/>
        </w:rPr>
      </w:r>
      <w:r>
        <w:rPr>
          <w:noProof/>
          <w:webHidden/>
        </w:rPr>
        <w:fldChar w:fldCharType="separate"/>
      </w:r>
      <w:ins w:id="39" w:author="DECOOPMAN Alexandre" w:date="2014-09-16T12:08:00Z">
        <w:r>
          <w:rPr>
            <w:noProof/>
            <w:webHidden/>
          </w:rPr>
          <w:t>9</w:t>
        </w:r>
        <w:r>
          <w:rPr>
            <w:noProof/>
            <w:webHidden/>
          </w:rPr>
          <w:fldChar w:fldCharType="end"/>
        </w:r>
        <w:r w:rsidRPr="009D7110">
          <w:rPr>
            <w:rStyle w:val="Lienhypertexte"/>
            <w:noProof/>
          </w:rPr>
          <w:fldChar w:fldCharType="end"/>
        </w:r>
      </w:ins>
    </w:p>
    <w:p w:rsidR="00FB4A2F" w:rsidRDefault="00FB4A2F">
      <w:pPr>
        <w:pStyle w:val="TM1"/>
        <w:rPr>
          <w:ins w:id="40" w:author="DECOOPMAN Alexandre" w:date="2014-09-16T12:08:00Z"/>
          <w:rFonts w:asciiTheme="minorHAnsi" w:eastAsiaTheme="minorEastAsia" w:hAnsiTheme="minorHAnsi" w:cstheme="minorBidi"/>
          <w:b w:val="0"/>
          <w:caps w:val="0"/>
          <w:color w:val="auto"/>
          <w:sz w:val="22"/>
          <w:szCs w:val="22"/>
          <w:lang w:val="en-GB" w:eastAsia="en-GB"/>
        </w:rPr>
      </w:pPr>
      <w:ins w:id="41" w:author="DECOOPMAN Alexandre" w:date="2014-09-16T12:08:00Z">
        <w:r w:rsidRPr="009D7110">
          <w:rPr>
            <w:rStyle w:val="Lienhypertexte"/>
          </w:rPr>
          <w:fldChar w:fldCharType="begin"/>
        </w:r>
        <w:r w:rsidRPr="009D7110">
          <w:rPr>
            <w:rStyle w:val="Lienhypertexte"/>
          </w:rPr>
          <w:instrText xml:space="preserve"> </w:instrText>
        </w:r>
        <w:r>
          <w:instrText>HYPERLINK \l "_Toc398632648"</w:instrText>
        </w:r>
        <w:r w:rsidRPr="009D7110">
          <w:rPr>
            <w:rStyle w:val="Lienhypertexte"/>
          </w:rPr>
          <w:instrText xml:space="preserve"> </w:instrText>
        </w:r>
        <w:r w:rsidRPr="009D7110">
          <w:rPr>
            <w:rStyle w:val="Lienhypertexte"/>
          </w:rPr>
          <w:fldChar w:fldCharType="separate"/>
        </w:r>
        <w:r w:rsidRPr="009D7110">
          <w:rPr>
            <w:rStyle w:val="Lienhypertexte"/>
          </w:rPr>
          <w:t>3</w:t>
        </w:r>
        <w:r>
          <w:rPr>
            <w:rFonts w:asciiTheme="minorHAnsi" w:eastAsiaTheme="minorEastAsia" w:hAnsiTheme="minorHAnsi" w:cstheme="minorBidi"/>
            <w:b w:val="0"/>
            <w:caps w:val="0"/>
            <w:color w:val="auto"/>
            <w:sz w:val="22"/>
            <w:szCs w:val="22"/>
            <w:lang w:val="en-GB" w:eastAsia="en-GB"/>
          </w:rPr>
          <w:tab/>
        </w:r>
        <w:r w:rsidRPr="009D7110">
          <w:rPr>
            <w:rStyle w:val="Lienhypertexte"/>
          </w:rPr>
          <w:t>Liste des fonctions</w:t>
        </w:r>
        <w:r>
          <w:rPr>
            <w:webHidden/>
          </w:rPr>
          <w:tab/>
        </w:r>
        <w:r>
          <w:rPr>
            <w:webHidden/>
          </w:rPr>
          <w:fldChar w:fldCharType="begin"/>
        </w:r>
        <w:r>
          <w:rPr>
            <w:webHidden/>
          </w:rPr>
          <w:instrText xml:space="preserve"> PAGEREF _Toc398632648 \h </w:instrText>
        </w:r>
      </w:ins>
      <w:r>
        <w:rPr>
          <w:webHidden/>
        </w:rPr>
      </w:r>
      <w:r>
        <w:rPr>
          <w:webHidden/>
        </w:rPr>
        <w:fldChar w:fldCharType="separate"/>
      </w:r>
      <w:ins w:id="42" w:author="DECOOPMAN Alexandre" w:date="2014-09-16T12:08:00Z">
        <w:r>
          <w:rPr>
            <w:webHidden/>
          </w:rPr>
          <w:t>11</w:t>
        </w:r>
        <w:r>
          <w:rPr>
            <w:webHidden/>
          </w:rPr>
          <w:fldChar w:fldCharType="end"/>
        </w:r>
        <w:r w:rsidRPr="009D7110">
          <w:rPr>
            <w:rStyle w:val="Lienhypertexte"/>
          </w:rPr>
          <w:fldChar w:fldCharType="end"/>
        </w:r>
      </w:ins>
    </w:p>
    <w:p w:rsidR="00FB4A2F" w:rsidRDefault="00FB4A2F">
      <w:pPr>
        <w:pStyle w:val="TM2"/>
        <w:tabs>
          <w:tab w:val="left" w:pos="960"/>
          <w:tab w:val="right" w:leader="dot" w:pos="9627"/>
        </w:tabs>
        <w:rPr>
          <w:ins w:id="43" w:author="DECOOPMAN Alexandre" w:date="2014-09-16T12:08:00Z"/>
          <w:rFonts w:asciiTheme="minorHAnsi" w:eastAsiaTheme="minorEastAsia" w:hAnsiTheme="minorHAnsi" w:cstheme="minorBidi"/>
          <w:bCs w:val="0"/>
          <w:noProof/>
          <w:color w:val="auto"/>
          <w:sz w:val="22"/>
          <w:lang w:val="en-GB" w:eastAsia="en-GB"/>
        </w:rPr>
      </w:pPr>
      <w:ins w:id="44"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"_Toc398632649"</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3.1</w:t>
        </w:r>
        <w:r>
          <w:rPr>
            <w:rFonts w:asciiTheme="minorHAnsi" w:eastAsiaTheme="minorEastAsia" w:hAnsiTheme="minorHAnsi" w:cstheme="minorBidi"/>
            <w:bCs w:val="0"/>
            <w:noProof/>
            <w:color w:val="auto"/>
            <w:sz w:val="22"/>
            <w:lang w:val="en-GB" w:eastAsia="en-GB"/>
          </w:rPr>
          <w:tab/>
        </w:r>
        <w:r w:rsidRPr="009D7110">
          <w:rPr>
            <w:rStyle w:val="Lienhypertexte"/>
            <w:noProof/>
          </w:rPr>
          <w:t>Gestion des liaisons Train &amp; SACEM KCV &amp; TETRA</w:t>
        </w:r>
        <w:r>
          <w:rPr>
            <w:noProof/>
            <w:webHidden/>
          </w:rPr>
          <w:tab/>
        </w:r>
        <w:r>
          <w:rPr>
            <w:noProof/>
            <w:webHidden/>
          </w:rPr>
          <w:fldChar w:fldCharType="begin"/>
        </w:r>
        <w:r>
          <w:rPr>
            <w:noProof/>
            <w:webHidden/>
          </w:rPr>
          <w:instrText xml:space="preserve"> PAGEREF _Toc398632649 \h </w:instrText>
        </w:r>
      </w:ins>
      <w:r>
        <w:rPr>
          <w:noProof/>
          <w:webHidden/>
        </w:rPr>
      </w:r>
      <w:r>
        <w:rPr>
          <w:noProof/>
          <w:webHidden/>
        </w:rPr>
        <w:fldChar w:fldCharType="separate"/>
      </w:r>
      <w:ins w:id="45" w:author="DECOOPMAN Alexandre" w:date="2014-09-16T12:08:00Z">
        <w:r>
          <w:rPr>
            <w:noProof/>
            <w:webHidden/>
          </w:rPr>
          <w:t>11</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46" w:author="DECOOPMAN Alexandre" w:date="2014-09-16T12:08:00Z"/>
          <w:rFonts w:asciiTheme="minorHAnsi" w:eastAsiaTheme="minorEastAsia" w:hAnsiTheme="minorHAnsi" w:cstheme="minorBidi"/>
          <w:bCs w:val="0"/>
          <w:noProof/>
          <w:color w:val="auto"/>
          <w:sz w:val="22"/>
          <w:lang w:val="en-GB" w:eastAsia="en-GB"/>
        </w:rPr>
      </w:pPr>
      <w:ins w:id="47"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"_Toc398632650"</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3.2</w:t>
        </w:r>
        <w:r>
          <w:rPr>
            <w:rFonts w:asciiTheme="minorHAnsi" w:eastAsiaTheme="minorEastAsia" w:hAnsiTheme="minorHAnsi" w:cstheme="minorBidi"/>
            <w:bCs w:val="0"/>
            <w:noProof/>
            <w:color w:val="auto"/>
            <w:sz w:val="22"/>
            <w:lang w:val="en-GB" w:eastAsia="en-GB"/>
          </w:rPr>
          <w:tab/>
        </w:r>
        <w:r w:rsidRPr="009D7110">
          <w:rPr>
            <w:rStyle w:val="Lienhypertexte"/>
            <w:noProof/>
          </w:rPr>
          <w:t>Gestion de la conduite en PA</w:t>
        </w:r>
        <w:r>
          <w:rPr>
            <w:noProof/>
            <w:webHidden/>
          </w:rPr>
          <w:tab/>
        </w:r>
        <w:r>
          <w:rPr>
            <w:noProof/>
            <w:webHidden/>
          </w:rPr>
          <w:fldChar w:fldCharType="begin"/>
        </w:r>
        <w:r>
          <w:rPr>
            <w:noProof/>
            <w:webHidden/>
          </w:rPr>
          <w:instrText xml:space="preserve"> PAGEREF _Toc398632650 \h </w:instrText>
        </w:r>
      </w:ins>
      <w:r>
        <w:rPr>
          <w:noProof/>
          <w:webHidden/>
        </w:rPr>
      </w:r>
      <w:r>
        <w:rPr>
          <w:noProof/>
          <w:webHidden/>
        </w:rPr>
        <w:fldChar w:fldCharType="separate"/>
      </w:r>
      <w:ins w:id="48" w:author="DECOOPMAN Alexandre" w:date="2014-09-16T12:08:00Z">
        <w:r>
          <w:rPr>
            <w:noProof/>
            <w:webHidden/>
          </w:rPr>
          <w:t>12</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49" w:author="DECOOPMAN Alexandre" w:date="2014-09-16T12:08:00Z"/>
          <w:rFonts w:asciiTheme="minorHAnsi" w:eastAsiaTheme="minorEastAsia" w:hAnsiTheme="minorHAnsi" w:cstheme="minorBidi"/>
          <w:bCs w:val="0"/>
          <w:noProof/>
          <w:color w:val="auto"/>
          <w:sz w:val="22"/>
          <w:lang w:val="en-GB" w:eastAsia="en-GB"/>
        </w:rPr>
      </w:pPr>
      <w:ins w:id="50"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"_Toc398632651"</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3.3</w:t>
        </w:r>
        <w:r>
          <w:rPr>
            <w:rFonts w:asciiTheme="minorHAnsi" w:eastAsiaTheme="minorEastAsia" w:hAnsiTheme="minorHAnsi" w:cstheme="minorBidi"/>
            <w:bCs w:val="0"/>
            <w:noProof/>
            <w:color w:val="auto"/>
            <w:sz w:val="22"/>
            <w:lang w:val="en-GB" w:eastAsia="en-GB"/>
          </w:rPr>
          <w:tab/>
        </w:r>
        <w:r w:rsidRPr="009D7110">
          <w:rPr>
            <w:rStyle w:val="Lienhypertexte"/>
            <w:noProof/>
          </w:rPr>
          <w:t>Supervision des équipements (PA + DACPA)</w:t>
        </w:r>
        <w:r>
          <w:rPr>
            <w:noProof/>
            <w:webHidden/>
          </w:rPr>
          <w:tab/>
        </w:r>
        <w:r>
          <w:rPr>
            <w:noProof/>
            <w:webHidden/>
          </w:rPr>
          <w:fldChar w:fldCharType="begin"/>
        </w:r>
        <w:r>
          <w:rPr>
            <w:noProof/>
            <w:webHidden/>
          </w:rPr>
          <w:instrText xml:space="preserve"> PAGEREF _Toc398632651 \h </w:instrText>
        </w:r>
      </w:ins>
      <w:r>
        <w:rPr>
          <w:noProof/>
          <w:webHidden/>
        </w:rPr>
      </w:r>
      <w:r>
        <w:rPr>
          <w:noProof/>
          <w:webHidden/>
        </w:rPr>
        <w:fldChar w:fldCharType="separate"/>
      </w:r>
      <w:ins w:id="51" w:author="DECOOPMAN Alexandre" w:date="2014-09-16T12:08:00Z">
        <w:r>
          <w:rPr>
            <w:noProof/>
            <w:webHidden/>
          </w:rPr>
          <w:t>13</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52" w:author="DECOOPMAN Alexandre" w:date="2014-09-16T12:08:00Z"/>
          <w:rFonts w:asciiTheme="minorHAnsi" w:eastAsiaTheme="minorEastAsia" w:hAnsiTheme="minorHAnsi" w:cstheme="minorBidi"/>
          <w:bCs w:val="0"/>
          <w:noProof/>
          <w:color w:val="auto"/>
          <w:sz w:val="22"/>
          <w:lang w:val="en-GB" w:eastAsia="en-GB"/>
        </w:rPr>
      </w:pPr>
      <w:ins w:id="53"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"_Toc398632652"</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3.4</w:t>
        </w:r>
        <w:r>
          <w:rPr>
            <w:rFonts w:asciiTheme="minorHAnsi" w:eastAsiaTheme="minorEastAsia" w:hAnsiTheme="minorHAnsi" w:cstheme="minorBidi"/>
            <w:bCs w:val="0"/>
            <w:noProof/>
            <w:color w:val="auto"/>
            <w:sz w:val="22"/>
            <w:lang w:val="en-GB" w:eastAsia="en-GB"/>
          </w:rPr>
          <w:tab/>
        </w:r>
        <w:r w:rsidRPr="009D7110">
          <w:rPr>
            <w:rStyle w:val="Lienhypertexte"/>
            <w:noProof/>
          </w:rPr>
          <w:t>Gestion des services</w:t>
        </w:r>
        <w:r>
          <w:rPr>
            <w:noProof/>
            <w:webHidden/>
          </w:rPr>
          <w:tab/>
        </w:r>
        <w:r>
          <w:rPr>
            <w:noProof/>
            <w:webHidden/>
          </w:rPr>
          <w:fldChar w:fldCharType="begin"/>
        </w:r>
        <w:r>
          <w:rPr>
            <w:noProof/>
            <w:webHidden/>
          </w:rPr>
          <w:instrText xml:space="preserve"> PAGEREF _Toc398632652 \h </w:instrText>
        </w:r>
      </w:ins>
      <w:r>
        <w:rPr>
          <w:noProof/>
          <w:webHidden/>
        </w:rPr>
      </w:r>
      <w:r>
        <w:rPr>
          <w:noProof/>
          <w:webHidden/>
        </w:rPr>
        <w:fldChar w:fldCharType="separate"/>
      </w:r>
      <w:ins w:id="54" w:author="DECOOPMAN Alexandre" w:date="2014-09-16T12:08:00Z">
        <w:r>
          <w:rPr>
            <w:noProof/>
            <w:webHidden/>
          </w:rPr>
          <w:t>13</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55" w:author="DECOOPMAN Alexandre" w:date="2014-09-16T12:08:00Z"/>
          <w:rFonts w:asciiTheme="minorHAnsi" w:eastAsiaTheme="minorEastAsia" w:hAnsiTheme="minorHAnsi" w:cstheme="minorBidi"/>
          <w:bCs w:val="0"/>
          <w:noProof/>
          <w:color w:val="auto"/>
          <w:sz w:val="22"/>
          <w:lang w:val="en-GB" w:eastAsia="en-GB"/>
        </w:rPr>
      </w:pPr>
      <w:ins w:id="56"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"_Toc398632653"</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3.5</w:t>
        </w:r>
        <w:r>
          <w:rPr>
            <w:rFonts w:asciiTheme="minorHAnsi" w:eastAsiaTheme="minorEastAsia" w:hAnsiTheme="minorHAnsi" w:cstheme="minorBidi"/>
            <w:bCs w:val="0"/>
            <w:noProof/>
            <w:color w:val="auto"/>
            <w:sz w:val="22"/>
            <w:lang w:val="en-GB" w:eastAsia="en-GB"/>
          </w:rPr>
          <w:tab/>
        </w:r>
        <w:r w:rsidRPr="009D7110">
          <w:rPr>
            <w:rStyle w:val="Lienhypertexte"/>
            <w:noProof/>
          </w:rPr>
          <w:t>Extinction du CAB SIGNAL</w:t>
        </w:r>
        <w:r>
          <w:rPr>
            <w:noProof/>
            <w:webHidden/>
          </w:rPr>
          <w:tab/>
        </w:r>
        <w:r>
          <w:rPr>
            <w:noProof/>
            <w:webHidden/>
          </w:rPr>
          <w:fldChar w:fldCharType="begin"/>
        </w:r>
        <w:r>
          <w:rPr>
            <w:noProof/>
            <w:webHidden/>
          </w:rPr>
          <w:instrText xml:space="preserve"> PAGEREF _Toc398632653 \h </w:instrText>
        </w:r>
      </w:ins>
      <w:r>
        <w:rPr>
          <w:noProof/>
          <w:webHidden/>
        </w:rPr>
      </w:r>
      <w:r>
        <w:rPr>
          <w:noProof/>
          <w:webHidden/>
        </w:rPr>
        <w:fldChar w:fldCharType="separate"/>
      </w:r>
      <w:ins w:id="57" w:author="DECOOPMAN Alexandre" w:date="2014-09-16T12:08:00Z">
        <w:r>
          <w:rPr>
            <w:noProof/>
            <w:webHidden/>
          </w:rPr>
          <w:t>14</w:t>
        </w:r>
        <w:r>
          <w:rPr>
            <w:noProof/>
            <w:webHidden/>
          </w:rPr>
          <w:fldChar w:fldCharType="end"/>
        </w:r>
        <w:r w:rsidRPr="009D7110">
          <w:rPr>
            <w:rStyle w:val="Lienhypertexte"/>
            <w:noProof/>
          </w:rPr>
          <w:fldChar w:fldCharType="end"/>
        </w:r>
      </w:ins>
    </w:p>
    <w:p w:rsidR="00FB4A2F" w:rsidRDefault="00FB4A2F">
      <w:pPr>
        <w:pStyle w:val="TM1"/>
        <w:rPr>
          <w:ins w:id="58" w:author="DECOOPMAN Alexandre" w:date="2014-09-16T12:08:00Z"/>
          <w:rFonts w:asciiTheme="minorHAnsi" w:eastAsiaTheme="minorEastAsia" w:hAnsiTheme="minorHAnsi" w:cstheme="minorBidi"/>
          <w:b w:val="0"/>
          <w:caps w:val="0"/>
          <w:color w:val="auto"/>
          <w:sz w:val="22"/>
          <w:szCs w:val="22"/>
          <w:lang w:val="en-GB" w:eastAsia="en-GB"/>
        </w:rPr>
      </w:pPr>
      <w:ins w:id="59" w:author="DECOOPMAN Alexandre" w:date="2014-09-16T12:08:00Z">
        <w:r w:rsidRPr="009D7110">
          <w:rPr>
            <w:rStyle w:val="Lienhypertexte"/>
          </w:rPr>
          <w:fldChar w:fldCharType="begin"/>
        </w:r>
        <w:r w:rsidRPr="009D7110">
          <w:rPr>
            <w:rStyle w:val="Lienhypertexte"/>
          </w:rPr>
          <w:instrText xml:space="preserve"> </w:instrText>
        </w:r>
        <w:r>
          <w:instrText>HYPERLINK \l "_Toc398632654"</w:instrText>
        </w:r>
        <w:r w:rsidRPr="009D7110">
          <w:rPr>
            <w:rStyle w:val="Lienhypertexte"/>
          </w:rPr>
          <w:instrText xml:space="preserve"> </w:instrText>
        </w:r>
        <w:r w:rsidRPr="009D7110">
          <w:rPr>
            <w:rStyle w:val="Lienhypertexte"/>
          </w:rPr>
          <w:fldChar w:fldCharType="separate"/>
        </w:r>
        <w:r w:rsidRPr="009D7110">
          <w:rPr>
            <w:rStyle w:val="Lienhypertexte"/>
          </w:rPr>
          <w:t>4</w:t>
        </w:r>
        <w:r>
          <w:rPr>
            <w:rFonts w:asciiTheme="minorHAnsi" w:eastAsiaTheme="minorEastAsia" w:hAnsiTheme="minorHAnsi" w:cstheme="minorBidi"/>
            <w:b w:val="0"/>
            <w:caps w:val="0"/>
            <w:color w:val="auto"/>
            <w:sz w:val="22"/>
            <w:szCs w:val="22"/>
            <w:lang w:val="en-GB" w:eastAsia="en-GB"/>
          </w:rPr>
          <w:tab/>
        </w:r>
        <w:r w:rsidRPr="009D7110">
          <w:rPr>
            <w:rStyle w:val="Lienhypertexte"/>
          </w:rPr>
          <w:t>Liens entre les fonctions</w:t>
        </w:r>
        <w:r>
          <w:rPr>
            <w:webHidden/>
          </w:rPr>
          <w:tab/>
        </w:r>
        <w:r>
          <w:rPr>
            <w:webHidden/>
          </w:rPr>
          <w:fldChar w:fldCharType="begin"/>
        </w:r>
        <w:r>
          <w:rPr>
            <w:webHidden/>
          </w:rPr>
          <w:instrText xml:space="preserve"> PAGEREF _Toc398632654 \h </w:instrText>
        </w:r>
      </w:ins>
      <w:r>
        <w:rPr>
          <w:webHidden/>
        </w:rPr>
      </w:r>
      <w:r>
        <w:rPr>
          <w:webHidden/>
        </w:rPr>
        <w:fldChar w:fldCharType="separate"/>
      </w:r>
      <w:ins w:id="60" w:author="DECOOPMAN Alexandre" w:date="2014-09-16T12:08:00Z">
        <w:r>
          <w:rPr>
            <w:webHidden/>
          </w:rPr>
          <w:t>15</w:t>
        </w:r>
        <w:r>
          <w:rPr>
            <w:webHidden/>
          </w:rPr>
          <w:fldChar w:fldCharType="end"/>
        </w:r>
        <w:r w:rsidRPr="009D7110">
          <w:rPr>
            <w:rStyle w:val="Lienhypertexte"/>
          </w:rPr>
          <w:fldChar w:fldCharType="end"/>
        </w:r>
      </w:ins>
    </w:p>
    <w:p w:rsidR="00FB4A2F" w:rsidRDefault="00FB4A2F">
      <w:pPr>
        <w:pStyle w:val="TM1"/>
        <w:rPr>
          <w:ins w:id="61" w:author="DECOOPMAN Alexandre" w:date="2014-09-16T12:08:00Z"/>
          <w:rFonts w:asciiTheme="minorHAnsi" w:eastAsiaTheme="minorEastAsia" w:hAnsiTheme="minorHAnsi" w:cstheme="minorBidi"/>
          <w:b w:val="0"/>
          <w:caps w:val="0"/>
          <w:color w:val="auto"/>
          <w:sz w:val="22"/>
          <w:szCs w:val="22"/>
          <w:lang w:val="en-GB" w:eastAsia="en-GB"/>
        </w:rPr>
      </w:pPr>
      <w:ins w:id="62" w:author="DECOOPMAN Alexandre" w:date="2014-09-16T12:08:00Z">
        <w:r w:rsidRPr="009D7110">
          <w:rPr>
            <w:rStyle w:val="Lienhypertexte"/>
          </w:rPr>
          <w:fldChar w:fldCharType="begin"/>
        </w:r>
        <w:r w:rsidRPr="009D7110">
          <w:rPr>
            <w:rStyle w:val="Lienhypertexte"/>
          </w:rPr>
          <w:instrText xml:space="preserve"> </w:instrText>
        </w:r>
        <w:r>
          <w:instrText>HYPERLINK \l "_Toc398632655"</w:instrText>
        </w:r>
        <w:r w:rsidRPr="009D7110">
          <w:rPr>
            <w:rStyle w:val="Lienhypertexte"/>
          </w:rPr>
          <w:instrText xml:space="preserve"> </w:instrText>
        </w:r>
        <w:r w:rsidRPr="009D7110">
          <w:rPr>
            <w:rStyle w:val="Lienhypertexte"/>
          </w:rPr>
          <w:fldChar w:fldCharType="separate"/>
        </w:r>
        <w:r w:rsidRPr="009D7110">
          <w:rPr>
            <w:rStyle w:val="Lienhypertexte"/>
          </w:rPr>
          <w:t>5</w:t>
        </w:r>
        <w:r>
          <w:rPr>
            <w:rFonts w:asciiTheme="minorHAnsi" w:eastAsiaTheme="minorEastAsia" w:hAnsiTheme="minorHAnsi" w:cstheme="minorBidi"/>
            <w:b w:val="0"/>
            <w:caps w:val="0"/>
            <w:color w:val="auto"/>
            <w:sz w:val="22"/>
            <w:szCs w:val="22"/>
            <w:lang w:val="en-GB" w:eastAsia="en-GB"/>
          </w:rPr>
          <w:tab/>
        </w:r>
        <w:r w:rsidRPr="009D7110">
          <w:rPr>
            <w:rStyle w:val="Lienhypertexte"/>
          </w:rPr>
          <w:t>Interfaces externes</w:t>
        </w:r>
        <w:r>
          <w:rPr>
            <w:webHidden/>
          </w:rPr>
          <w:tab/>
        </w:r>
        <w:r>
          <w:rPr>
            <w:webHidden/>
          </w:rPr>
          <w:fldChar w:fldCharType="begin"/>
        </w:r>
        <w:r>
          <w:rPr>
            <w:webHidden/>
          </w:rPr>
          <w:instrText xml:space="preserve"> PAGEREF _Toc398632655 \h </w:instrText>
        </w:r>
      </w:ins>
      <w:r>
        <w:rPr>
          <w:webHidden/>
        </w:rPr>
      </w:r>
      <w:r>
        <w:rPr>
          <w:webHidden/>
        </w:rPr>
        <w:fldChar w:fldCharType="separate"/>
      </w:r>
      <w:ins w:id="63" w:author="DECOOPMAN Alexandre" w:date="2014-09-16T12:08:00Z">
        <w:r>
          <w:rPr>
            <w:webHidden/>
          </w:rPr>
          <w:t>16</w:t>
        </w:r>
        <w:r>
          <w:rPr>
            <w:webHidden/>
          </w:rPr>
          <w:fldChar w:fldCharType="end"/>
        </w:r>
        <w:r w:rsidRPr="009D7110">
          <w:rPr>
            <w:rStyle w:val="Lienhypertexte"/>
          </w:rPr>
          <w:fldChar w:fldCharType="end"/>
        </w:r>
      </w:ins>
    </w:p>
    <w:p w:rsidR="00FB4A2F" w:rsidRDefault="00FB4A2F">
      <w:pPr>
        <w:pStyle w:val="TM2"/>
        <w:tabs>
          <w:tab w:val="left" w:pos="960"/>
          <w:tab w:val="right" w:leader="dot" w:pos="9627"/>
        </w:tabs>
        <w:rPr>
          <w:ins w:id="64" w:author="DECOOPMAN Alexandre" w:date="2014-09-16T12:08:00Z"/>
          <w:rFonts w:asciiTheme="minorHAnsi" w:eastAsiaTheme="minorEastAsia" w:hAnsiTheme="minorHAnsi" w:cstheme="minorBidi"/>
          <w:bCs w:val="0"/>
          <w:noProof/>
          <w:color w:val="auto"/>
          <w:sz w:val="22"/>
          <w:lang w:val="en-GB" w:eastAsia="en-GB"/>
        </w:rPr>
      </w:pPr>
      <w:ins w:id="65"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"_Toc398632656"</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5.1</w:t>
        </w:r>
        <w:r>
          <w:rPr>
            <w:rFonts w:asciiTheme="minorHAnsi" w:eastAsiaTheme="minorEastAsia" w:hAnsiTheme="minorHAnsi" w:cstheme="minorBidi"/>
            <w:bCs w:val="0"/>
            <w:noProof/>
            <w:color w:val="auto"/>
            <w:sz w:val="22"/>
            <w:lang w:val="en-GB" w:eastAsia="en-GB"/>
          </w:rPr>
          <w:tab/>
        </w:r>
        <w:r w:rsidRPr="009D7110">
          <w:rPr>
            <w:rStyle w:val="Lienhypertexte"/>
            <w:noProof/>
          </w:rPr>
          <w:t xml:space="preserve">Interfaces Train/Cabine </w:t>
        </w:r>
        <w:r w:rsidRPr="009D7110">
          <w:rPr>
            <w:rStyle w:val="Lienhypertexte"/>
            <w:noProof/>
          </w:rPr>
          <w:sym w:font="Wingdings" w:char="F0DF"/>
        </w:r>
        <w:r w:rsidRPr="009D7110">
          <w:rPr>
            <w:rStyle w:val="Lienhypertexte"/>
            <w:noProof/>
          </w:rPr>
          <w:sym w:font="Wingdings" w:char="F0E0"/>
        </w:r>
        <w:r w:rsidRPr="009D7110">
          <w:rPr>
            <w:rStyle w:val="Lienhypertexte"/>
            <w:noProof/>
          </w:rPr>
          <w:t xml:space="preserve"> PA</w:t>
        </w:r>
        <w:r>
          <w:rPr>
            <w:noProof/>
            <w:webHidden/>
          </w:rPr>
          <w:tab/>
        </w:r>
        <w:r>
          <w:rPr>
            <w:noProof/>
            <w:webHidden/>
          </w:rPr>
          <w:fldChar w:fldCharType="begin"/>
        </w:r>
        <w:r>
          <w:rPr>
            <w:noProof/>
            <w:webHidden/>
          </w:rPr>
          <w:instrText xml:space="preserve"> PAGEREF _Toc398632656 \h </w:instrText>
        </w:r>
      </w:ins>
      <w:r>
        <w:rPr>
          <w:noProof/>
          <w:webHidden/>
        </w:rPr>
      </w:r>
      <w:r>
        <w:rPr>
          <w:noProof/>
          <w:webHidden/>
        </w:rPr>
        <w:fldChar w:fldCharType="separate"/>
      </w:r>
      <w:ins w:id="66" w:author="DECOOPMAN Alexandre" w:date="2014-09-16T12:08:00Z">
        <w:r>
          <w:rPr>
            <w:noProof/>
            <w:webHidden/>
          </w:rPr>
          <w:t>17</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67" w:author="DECOOPMAN Alexandre" w:date="2014-09-16T12:08:00Z"/>
          <w:rFonts w:asciiTheme="minorHAnsi" w:eastAsiaTheme="minorEastAsia" w:hAnsiTheme="minorHAnsi" w:cstheme="minorBidi"/>
          <w:bCs w:val="0"/>
          <w:noProof/>
          <w:color w:val="auto"/>
          <w:sz w:val="22"/>
          <w:lang w:val="en-GB" w:eastAsia="en-GB"/>
        </w:rPr>
      </w:pPr>
      <w:ins w:id="68"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"_Toc398632658"</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5.2</w:t>
        </w:r>
        <w:r>
          <w:rPr>
            <w:rFonts w:asciiTheme="minorHAnsi" w:eastAsiaTheme="minorEastAsia" w:hAnsiTheme="minorHAnsi" w:cstheme="minorBidi"/>
            <w:bCs w:val="0"/>
            <w:noProof/>
            <w:color w:val="auto"/>
            <w:sz w:val="22"/>
            <w:lang w:val="en-GB" w:eastAsia="en-GB"/>
          </w:rPr>
          <w:tab/>
        </w:r>
        <w:r w:rsidRPr="009D7110">
          <w:rPr>
            <w:rStyle w:val="Lienhypertexte"/>
            <w:noProof/>
          </w:rPr>
          <w:t xml:space="preserve">Interfaces KCV </w:t>
        </w:r>
        <w:r w:rsidRPr="009D7110">
          <w:rPr>
            <w:rStyle w:val="Lienhypertexte"/>
            <w:noProof/>
          </w:rPr>
          <w:sym w:font="Wingdings" w:char="F0DF"/>
        </w:r>
        <w:r w:rsidRPr="009D7110">
          <w:rPr>
            <w:rStyle w:val="Lienhypertexte"/>
            <w:noProof/>
          </w:rPr>
          <w:sym w:font="Wingdings" w:char="F0E0"/>
        </w:r>
        <w:r w:rsidRPr="009D7110">
          <w:rPr>
            <w:rStyle w:val="Lienhypertexte"/>
            <w:noProof/>
          </w:rPr>
          <w:t xml:space="preserve"> PA</w:t>
        </w:r>
        <w:r>
          <w:rPr>
            <w:noProof/>
            <w:webHidden/>
          </w:rPr>
          <w:tab/>
        </w:r>
        <w:r>
          <w:rPr>
            <w:noProof/>
            <w:webHidden/>
          </w:rPr>
          <w:fldChar w:fldCharType="begin"/>
        </w:r>
        <w:r>
          <w:rPr>
            <w:noProof/>
            <w:webHidden/>
          </w:rPr>
          <w:instrText xml:space="preserve"> PAGEREF _Toc398632658 \h </w:instrText>
        </w:r>
      </w:ins>
      <w:r>
        <w:rPr>
          <w:noProof/>
          <w:webHidden/>
        </w:rPr>
      </w:r>
      <w:r>
        <w:rPr>
          <w:noProof/>
          <w:webHidden/>
        </w:rPr>
        <w:fldChar w:fldCharType="separate"/>
      </w:r>
      <w:ins w:id="69" w:author="DECOOPMAN Alexandre" w:date="2014-09-16T12:08:00Z">
        <w:r>
          <w:rPr>
            <w:noProof/>
            <w:webHidden/>
          </w:rPr>
          <w:t>18</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70" w:author="DECOOPMAN Alexandre" w:date="2014-09-16T12:08:00Z"/>
          <w:rFonts w:asciiTheme="minorHAnsi" w:eastAsiaTheme="minorEastAsia" w:hAnsiTheme="minorHAnsi" w:cstheme="minorBidi"/>
          <w:bCs w:val="0"/>
          <w:noProof/>
          <w:color w:val="auto"/>
          <w:sz w:val="22"/>
          <w:lang w:val="en-GB" w:eastAsia="en-GB"/>
        </w:rPr>
      </w:pPr>
      <w:ins w:id="71"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"_Toc398632659"</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5.3</w:t>
        </w:r>
        <w:r>
          <w:rPr>
            <w:rFonts w:asciiTheme="minorHAnsi" w:eastAsiaTheme="minorEastAsia" w:hAnsiTheme="minorHAnsi" w:cstheme="minorBidi"/>
            <w:bCs w:val="0"/>
            <w:noProof/>
            <w:color w:val="auto"/>
            <w:sz w:val="22"/>
            <w:lang w:val="en-GB" w:eastAsia="en-GB"/>
          </w:rPr>
          <w:tab/>
        </w:r>
        <w:r w:rsidRPr="009D7110">
          <w:rPr>
            <w:rStyle w:val="Lienhypertexte"/>
            <w:noProof/>
          </w:rPr>
          <w:t xml:space="preserve">Interfaces TDSE (SIE) </w:t>
        </w:r>
        <w:r w:rsidRPr="009D7110">
          <w:rPr>
            <w:rStyle w:val="Lienhypertexte"/>
            <w:noProof/>
          </w:rPr>
          <w:sym w:font="Wingdings" w:char="F0DF"/>
        </w:r>
        <w:r w:rsidRPr="009D7110">
          <w:rPr>
            <w:rStyle w:val="Lienhypertexte"/>
            <w:noProof/>
          </w:rPr>
          <w:sym w:font="Wingdings" w:char="F0E0"/>
        </w:r>
        <w:r w:rsidRPr="009D7110">
          <w:rPr>
            <w:rStyle w:val="Lienhypertexte"/>
            <w:noProof/>
          </w:rPr>
          <w:t xml:space="preserve"> PA</w:t>
        </w:r>
        <w:r>
          <w:rPr>
            <w:noProof/>
            <w:webHidden/>
          </w:rPr>
          <w:tab/>
        </w:r>
        <w:r>
          <w:rPr>
            <w:noProof/>
            <w:webHidden/>
          </w:rPr>
          <w:fldChar w:fldCharType="begin"/>
        </w:r>
        <w:r>
          <w:rPr>
            <w:noProof/>
            <w:webHidden/>
          </w:rPr>
          <w:instrText xml:space="preserve"> PAGEREF _Toc398632659 \h </w:instrText>
        </w:r>
      </w:ins>
      <w:r>
        <w:rPr>
          <w:noProof/>
          <w:webHidden/>
        </w:rPr>
      </w:r>
      <w:r>
        <w:rPr>
          <w:noProof/>
          <w:webHidden/>
        </w:rPr>
        <w:fldChar w:fldCharType="separate"/>
      </w:r>
      <w:ins w:id="72" w:author="DECOOPMAN Alexandre" w:date="2014-09-16T12:08:00Z">
        <w:r>
          <w:rPr>
            <w:noProof/>
            <w:webHidden/>
          </w:rPr>
          <w:t>18</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73" w:author="DECOOPMAN Alexandre" w:date="2014-09-16T12:08:00Z"/>
          <w:rFonts w:asciiTheme="minorHAnsi" w:eastAsiaTheme="minorEastAsia" w:hAnsiTheme="minorHAnsi" w:cstheme="minorBidi"/>
          <w:bCs w:val="0"/>
          <w:noProof/>
          <w:color w:val="auto"/>
          <w:sz w:val="22"/>
          <w:lang w:val="en-GB" w:eastAsia="en-GB"/>
        </w:rPr>
      </w:pPr>
      <w:ins w:id="74"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"_Toc398632660"</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5.4</w:t>
        </w:r>
        <w:r>
          <w:rPr>
            <w:rFonts w:asciiTheme="minorHAnsi" w:eastAsiaTheme="minorEastAsia" w:hAnsiTheme="minorHAnsi" w:cstheme="minorBidi"/>
            <w:bCs w:val="0"/>
            <w:noProof/>
            <w:color w:val="auto"/>
            <w:sz w:val="22"/>
            <w:lang w:val="en-GB" w:eastAsia="en-GB"/>
          </w:rPr>
          <w:tab/>
        </w:r>
        <w:r w:rsidRPr="009D7110">
          <w:rPr>
            <w:rStyle w:val="Lienhypertexte"/>
            <w:noProof/>
          </w:rPr>
          <w:t xml:space="preserve">Interfaces OMAP-TM </w:t>
        </w:r>
        <w:r w:rsidRPr="009D7110">
          <w:rPr>
            <w:rStyle w:val="Lienhypertexte"/>
            <w:noProof/>
          </w:rPr>
          <w:sym w:font="Wingdings" w:char="F0DF"/>
        </w:r>
        <w:r w:rsidRPr="009D7110">
          <w:rPr>
            <w:rStyle w:val="Lienhypertexte"/>
            <w:noProof/>
          </w:rPr>
          <w:sym w:font="Wingdings" w:char="F0E0"/>
        </w:r>
        <w:r w:rsidRPr="009D7110">
          <w:rPr>
            <w:rStyle w:val="Lienhypertexte"/>
            <w:noProof/>
          </w:rPr>
          <w:t xml:space="preserve"> PA</w:t>
        </w:r>
        <w:r>
          <w:rPr>
            <w:noProof/>
            <w:webHidden/>
          </w:rPr>
          <w:tab/>
        </w:r>
        <w:r>
          <w:rPr>
            <w:noProof/>
            <w:webHidden/>
          </w:rPr>
          <w:fldChar w:fldCharType="begin"/>
        </w:r>
        <w:r>
          <w:rPr>
            <w:noProof/>
            <w:webHidden/>
          </w:rPr>
          <w:instrText xml:space="preserve"> PAGEREF _Toc398632660 \h </w:instrText>
        </w:r>
      </w:ins>
      <w:r>
        <w:rPr>
          <w:noProof/>
          <w:webHidden/>
        </w:rPr>
      </w:r>
      <w:r>
        <w:rPr>
          <w:noProof/>
          <w:webHidden/>
        </w:rPr>
        <w:fldChar w:fldCharType="separate"/>
      </w:r>
      <w:ins w:id="75" w:author="DECOOPMAN Alexandre" w:date="2014-09-16T12:08:00Z">
        <w:r>
          <w:rPr>
            <w:noProof/>
            <w:webHidden/>
          </w:rPr>
          <w:t>19</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76" w:author="DECOOPMAN Alexandre" w:date="2014-09-16T12:08:00Z"/>
          <w:rFonts w:asciiTheme="minorHAnsi" w:eastAsiaTheme="minorEastAsia" w:hAnsiTheme="minorHAnsi" w:cstheme="minorBidi"/>
          <w:bCs w:val="0"/>
          <w:noProof/>
          <w:color w:val="auto"/>
          <w:sz w:val="22"/>
          <w:lang w:val="en-GB" w:eastAsia="en-GB"/>
        </w:rPr>
      </w:pPr>
      <w:ins w:id="77"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"_Toc398632661"</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5.5</w:t>
        </w:r>
        <w:r>
          <w:rPr>
            <w:rFonts w:asciiTheme="minorHAnsi" w:eastAsiaTheme="minorEastAsia" w:hAnsiTheme="minorHAnsi" w:cstheme="minorBidi"/>
            <w:bCs w:val="0"/>
            <w:noProof/>
            <w:color w:val="auto"/>
            <w:sz w:val="22"/>
            <w:lang w:val="en-GB" w:eastAsia="en-GB"/>
          </w:rPr>
          <w:tab/>
        </w:r>
        <w:r w:rsidRPr="009D7110">
          <w:rPr>
            <w:rStyle w:val="Lienhypertexte"/>
            <w:noProof/>
          </w:rPr>
          <w:t xml:space="preserve">Interfaces SISVE </w:t>
        </w:r>
        <w:r w:rsidRPr="009D7110">
          <w:rPr>
            <w:rStyle w:val="Lienhypertexte"/>
            <w:noProof/>
          </w:rPr>
          <w:sym w:font="Wingdings" w:char="F0DF"/>
        </w:r>
        <w:r w:rsidRPr="009D7110">
          <w:rPr>
            <w:rStyle w:val="Lienhypertexte"/>
            <w:noProof/>
          </w:rPr>
          <w:sym w:font="Wingdings" w:char="F0E0"/>
        </w:r>
        <w:r w:rsidRPr="009D7110">
          <w:rPr>
            <w:rStyle w:val="Lienhypertexte"/>
            <w:noProof/>
          </w:rPr>
          <w:t xml:space="preserve"> PA</w:t>
        </w:r>
        <w:r>
          <w:rPr>
            <w:noProof/>
            <w:webHidden/>
          </w:rPr>
          <w:tab/>
        </w:r>
        <w:r>
          <w:rPr>
            <w:noProof/>
            <w:webHidden/>
          </w:rPr>
          <w:fldChar w:fldCharType="begin"/>
        </w:r>
        <w:r>
          <w:rPr>
            <w:noProof/>
            <w:webHidden/>
          </w:rPr>
          <w:instrText xml:space="preserve"> PAGEREF _Toc398632661 \h </w:instrText>
        </w:r>
      </w:ins>
      <w:r>
        <w:rPr>
          <w:noProof/>
          <w:webHidden/>
        </w:rPr>
      </w:r>
      <w:r>
        <w:rPr>
          <w:noProof/>
          <w:webHidden/>
        </w:rPr>
        <w:fldChar w:fldCharType="separate"/>
      </w:r>
      <w:ins w:id="78" w:author="DECOOPMAN Alexandre" w:date="2014-09-16T12:08:00Z">
        <w:r>
          <w:rPr>
            <w:noProof/>
            <w:webHidden/>
          </w:rPr>
          <w:t>19</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79" w:author="DECOOPMAN Alexandre" w:date="2014-09-16T12:08:00Z"/>
          <w:rFonts w:asciiTheme="minorHAnsi" w:eastAsiaTheme="minorEastAsia" w:hAnsiTheme="minorHAnsi" w:cstheme="minorBidi"/>
          <w:bCs w:val="0"/>
          <w:noProof/>
          <w:color w:val="auto"/>
          <w:sz w:val="22"/>
          <w:lang w:val="en-GB" w:eastAsia="en-GB"/>
        </w:rPr>
      </w:pPr>
      <w:ins w:id="80"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"_Toc398632662"</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5.6</w:t>
        </w:r>
        <w:r>
          <w:rPr>
            <w:rFonts w:asciiTheme="minorHAnsi" w:eastAsiaTheme="minorEastAsia" w:hAnsiTheme="minorHAnsi" w:cstheme="minorBidi"/>
            <w:bCs w:val="0"/>
            <w:noProof/>
            <w:color w:val="auto"/>
            <w:sz w:val="22"/>
            <w:lang w:val="en-GB" w:eastAsia="en-GB"/>
          </w:rPr>
          <w:tab/>
        </w:r>
        <w:r w:rsidRPr="009D7110">
          <w:rPr>
            <w:rStyle w:val="Lienhypertexte"/>
            <w:noProof/>
          </w:rPr>
          <w:t xml:space="preserve">Interfaces DACPA </w:t>
        </w:r>
        <w:r w:rsidRPr="009D7110">
          <w:rPr>
            <w:rStyle w:val="Lienhypertexte"/>
            <w:noProof/>
          </w:rPr>
          <w:sym w:font="Wingdings" w:char="F0DF"/>
        </w:r>
        <w:r w:rsidRPr="009D7110">
          <w:rPr>
            <w:rStyle w:val="Lienhypertexte"/>
            <w:noProof/>
          </w:rPr>
          <w:sym w:font="Wingdings" w:char="F0E0"/>
        </w:r>
        <w:r w:rsidRPr="009D7110">
          <w:rPr>
            <w:rStyle w:val="Lienhypertexte"/>
            <w:noProof/>
          </w:rPr>
          <w:t xml:space="preserve"> PA</w:t>
        </w:r>
        <w:r>
          <w:rPr>
            <w:noProof/>
            <w:webHidden/>
          </w:rPr>
          <w:tab/>
        </w:r>
        <w:r>
          <w:rPr>
            <w:noProof/>
            <w:webHidden/>
          </w:rPr>
          <w:fldChar w:fldCharType="begin"/>
        </w:r>
        <w:r>
          <w:rPr>
            <w:noProof/>
            <w:webHidden/>
          </w:rPr>
          <w:instrText xml:space="preserve"> PAGEREF _Toc398632662 \h </w:instrText>
        </w:r>
      </w:ins>
      <w:r>
        <w:rPr>
          <w:noProof/>
          <w:webHidden/>
        </w:rPr>
      </w:r>
      <w:r>
        <w:rPr>
          <w:noProof/>
          <w:webHidden/>
        </w:rPr>
        <w:fldChar w:fldCharType="separate"/>
      </w:r>
      <w:ins w:id="81" w:author="DECOOPMAN Alexandre" w:date="2014-09-16T12:08:00Z">
        <w:r>
          <w:rPr>
            <w:noProof/>
            <w:webHidden/>
          </w:rPr>
          <w:t>20</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82" w:author="DECOOPMAN Alexandre" w:date="2014-09-16T12:08:00Z"/>
          <w:rFonts w:asciiTheme="minorHAnsi" w:eastAsiaTheme="minorEastAsia" w:hAnsiTheme="minorHAnsi" w:cstheme="minorBidi"/>
          <w:bCs w:val="0"/>
          <w:noProof/>
          <w:color w:val="auto"/>
          <w:sz w:val="22"/>
          <w:lang w:val="en-GB" w:eastAsia="en-GB"/>
        </w:rPr>
      </w:pPr>
      <w:ins w:id="83"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"_Toc398632663"</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5.7</w:t>
        </w:r>
        <w:r>
          <w:rPr>
            <w:rFonts w:asciiTheme="minorHAnsi" w:eastAsiaTheme="minorEastAsia" w:hAnsiTheme="minorHAnsi" w:cstheme="minorBidi"/>
            <w:bCs w:val="0"/>
            <w:noProof/>
            <w:color w:val="auto"/>
            <w:sz w:val="22"/>
            <w:lang w:val="en-GB" w:eastAsia="en-GB"/>
          </w:rPr>
          <w:tab/>
        </w:r>
        <w:r w:rsidRPr="009D7110">
          <w:rPr>
            <w:rStyle w:val="Lienhypertexte"/>
            <w:noProof/>
          </w:rPr>
          <w:t xml:space="preserve">Interfaces PA </w:t>
        </w:r>
        <w:r w:rsidRPr="009D7110">
          <w:rPr>
            <w:rStyle w:val="Lienhypertexte"/>
            <w:noProof/>
          </w:rPr>
          <w:sym w:font="Wingdings" w:char="F0DF"/>
        </w:r>
        <w:r w:rsidRPr="009D7110">
          <w:rPr>
            <w:rStyle w:val="Lienhypertexte"/>
            <w:noProof/>
          </w:rPr>
          <w:sym w:font="Wingdings" w:char="F0E0"/>
        </w:r>
        <w:r w:rsidRPr="009D7110">
          <w:rPr>
            <w:rStyle w:val="Lienhypertexte"/>
            <w:noProof/>
          </w:rPr>
          <w:t xml:space="preserve"> Radio TETRA</w:t>
        </w:r>
        <w:r>
          <w:rPr>
            <w:noProof/>
            <w:webHidden/>
          </w:rPr>
          <w:tab/>
        </w:r>
        <w:r>
          <w:rPr>
            <w:noProof/>
            <w:webHidden/>
          </w:rPr>
          <w:fldChar w:fldCharType="begin"/>
        </w:r>
        <w:r>
          <w:rPr>
            <w:noProof/>
            <w:webHidden/>
          </w:rPr>
          <w:instrText xml:space="preserve"> PAGEREF _Toc398632663 \h </w:instrText>
        </w:r>
      </w:ins>
      <w:r>
        <w:rPr>
          <w:noProof/>
          <w:webHidden/>
        </w:rPr>
      </w:r>
      <w:r>
        <w:rPr>
          <w:noProof/>
          <w:webHidden/>
        </w:rPr>
        <w:fldChar w:fldCharType="separate"/>
      </w:r>
      <w:ins w:id="84" w:author="DECOOPMAN Alexandre" w:date="2014-09-16T12:08:00Z">
        <w:r>
          <w:rPr>
            <w:noProof/>
            <w:webHidden/>
          </w:rPr>
          <w:t>20</w:t>
        </w:r>
        <w:r>
          <w:rPr>
            <w:noProof/>
            <w:webHidden/>
          </w:rPr>
          <w:fldChar w:fldCharType="end"/>
        </w:r>
        <w:r w:rsidRPr="009D7110">
          <w:rPr>
            <w:rStyle w:val="Lienhypertexte"/>
            <w:noProof/>
          </w:rPr>
          <w:fldChar w:fldCharType="end"/>
        </w:r>
      </w:ins>
    </w:p>
    <w:p w:rsidR="00FB4A2F" w:rsidRDefault="00FB4A2F">
      <w:pPr>
        <w:pStyle w:val="TM1"/>
        <w:rPr>
          <w:ins w:id="85" w:author="DECOOPMAN Alexandre" w:date="2014-09-16T12:08:00Z"/>
          <w:rFonts w:asciiTheme="minorHAnsi" w:eastAsiaTheme="minorEastAsia" w:hAnsiTheme="minorHAnsi" w:cstheme="minorBidi"/>
          <w:b w:val="0"/>
          <w:caps w:val="0"/>
          <w:color w:val="auto"/>
          <w:sz w:val="22"/>
          <w:szCs w:val="22"/>
          <w:lang w:val="en-GB" w:eastAsia="en-GB"/>
        </w:rPr>
      </w:pPr>
      <w:ins w:id="86" w:author="DECOOPMAN Alexandre" w:date="2014-09-16T12:08:00Z">
        <w:r w:rsidRPr="009D7110">
          <w:rPr>
            <w:rStyle w:val="Lienhypertexte"/>
          </w:rPr>
          <w:fldChar w:fldCharType="begin"/>
        </w:r>
        <w:r w:rsidRPr="009D7110">
          <w:rPr>
            <w:rStyle w:val="Lienhypertexte"/>
          </w:rPr>
          <w:instrText xml:space="preserve"> </w:instrText>
        </w:r>
        <w:r>
          <w:instrText>HYPERLINK \l "_Toc398632664"</w:instrText>
        </w:r>
        <w:r w:rsidRPr="009D7110">
          <w:rPr>
            <w:rStyle w:val="Lienhypertexte"/>
          </w:rPr>
          <w:instrText xml:space="preserve"> </w:instrText>
        </w:r>
        <w:r w:rsidRPr="009D7110">
          <w:rPr>
            <w:rStyle w:val="Lienhypertexte"/>
          </w:rPr>
          <w:fldChar w:fldCharType="separate"/>
        </w:r>
        <w:r w:rsidRPr="009D7110">
          <w:rPr>
            <w:rStyle w:val="Lienhypertexte"/>
          </w:rPr>
          <w:t>6</w:t>
        </w:r>
        <w:r>
          <w:rPr>
            <w:rFonts w:asciiTheme="minorHAnsi" w:eastAsiaTheme="minorEastAsia" w:hAnsiTheme="minorHAnsi" w:cstheme="minorBidi"/>
            <w:b w:val="0"/>
            <w:caps w:val="0"/>
            <w:color w:val="auto"/>
            <w:sz w:val="22"/>
            <w:szCs w:val="22"/>
            <w:lang w:val="en-GB" w:eastAsia="en-GB"/>
          </w:rPr>
          <w:tab/>
        </w:r>
        <w:r w:rsidRPr="009D7110">
          <w:rPr>
            <w:rStyle w:val="Lienhypertexte"/>
          </w:rPr>
          <w:t>Interfaces internes du PAnier PA</w:t>
        </w:r>
        <w:r>
          <w:rPr>
            <w:webHidden/>
          </w:rPr>
          <w:tab/>
        </w:r>
        <w:r>
          <w:rPr>
            <w:webHidden/>
          </w:rPr>
          <w:fldChar w:fldCharType="begin"/>
        </w:r>
        <w:r>
          <w:rPr>
            <w:webHidden/>
          </w:rPr>
          <w:instrText xml:space="preserve"> PAGEREF _Toc398632664 \h </w:instrText>
        </w:r>
      </w:ins>
      <w:r>
        <w:rPr>
          <w:webHidden/>
        </w:rPr>
      </w:r>
      <w:r>
        <w:rPr>
          <w:webHidden/>
        </w:rPr>
        <w:fldChar w:fldCharType="separate"/>
      </w:r>
      <w:ins w:id="87" w:author="DECOOPMAN Alexandre" w:date="2014-09-16T12:08:00Z">
        <w:r>
          <w:rPr>
            <w:webHidden/>
          </w:rPr>
          <w:t>21</w:t>
        </w:r>
        <w:r>
          <w:rPr>
            <w:webHidden/>
          </w:rPr>
          <w:fldChar w:fldCharType="end"/>
        </w:r>
        <w:r w:rsidRPr="009D7110">
          <w:rPr>
            <w:rStyle w:val="Lienhypertexte"/>
          </w:rPr>
          <w:fldChar w:fldCharType="end"/>
        </w:r>
      </w:ins>
    </w:p>
    <w:p w:rsidR="00FB4A2F" w:rsidRDefault="00FB4A2F">
      <w:pPr>
        <w:pStyle w:val="TM1"/>
        <w:rPr>
          <w:ins w:id="88" w:author="DECOOPMAN Alexandre" w:date="2014-09-16T12:08:00Z"/>
          <w:rFonts w:asciiTheme="minorHAnsi" w:eastAsiaTheme="minorEastAsia" w:hAnsiTheme="minorHAnsi" w:cstheme="minorBidi"/>
          <w:b w:val="0"/>
          <w:caps w:val="0"/>
          <w:color w:val="auto"/>
          <w:sz w:val="22"/>
          <w:szCs w:val="22"/>
          <w:lang w:val="en-GB" w:eastAsia="en-GB"/>
        </w:rPr>
      </w:pPr>
      <w:ins w:id="89" w:author="DECOOPMAN Alexandre" w:date="2014-09-16T12:08:00Z">
        <w:r w:rsidRPr="009D7110">
          <w:rPr>
            <w:rStyle w:val="Lienhypertexte"/>
          </w:rPr>
          <w:fldChar w:fldCharType="begin"/>
        </w:r>
        <w:r w:rsidRPr="009D7110">
          <w:rPr>
            <w:rStyle w:val="Lienhypertexte"/>
          </w:rPr>
          <w:instrText xml:space="preserve"> </w:instrText>
        </w:r>
        <w:r>
          <w:instrText>HYPERLINK \l "_Toc398632665"</w:instrText>
        </w:r>
        <w:r w:rsidRPr="009D7110">
          <w:rPr>
            <w:rStyle w:val="Lienhypertexte"/>
          </w:rPr>
          <w:instrText xml:space="preserve"> </w:instrText>
        </w:r>
        <w:r w:rsidRPr="009D7110">
          <w:rPr>
            <w:rStyle w:val="Lienhypertexte"/>
          </w:rPr>
          <w:fldChar w:fldCharType="separate"/>
        </w:r>
        <w:r w:rsidRPr="009D7110">
          <w:rPr>
            <w:rStyle w:val="Lienhypertexte"/>
          </w:rPr>
          <w:t>7</w:t>
        </w:r>
        <w:r>
          <w:rPr>
            <w:rFonts w:asciiTheme="minorHAnsi" w:eastAsiaTheme="minorEastAsia" w:hAnsiTheme="minorHAnsi" w:cstheme="minorBidi"/>
            <w:b w:val="0"/>
            <w:caps w:val="0"/>
            <w:color w:val="auto"/>
            <w:sz w:val="22"/>
            <w:szCs w:val="22"/>
            <w:lang w:val="en-GB" w:eastAsia="en-GB"/>
          </w:rPr>
          <w:tab/>
        </w:r>
        <w:r w:rsidRPr="009D7110">
          <w:rPr>
            <w:rStyle w:val="Lienhypertexte"/>
          </w:rPr>
          <w:t>Capacité a modeliser les trains</w:t>
        </w:r>
        <w:r>
          <w:rPr>
            <w:webHidden/>
          </w:rPr>
          <w:tab/>
        </w:r>
        <w:r>
          <w:rPr>
            <w:webHidden/>
          </w:rPr>
          <w:fldChar w:fldCharType="begin"/>
        </w:r>
        <w:r>
          <w:rPr>
            <w:webHidden/>
          </w:rPr>
          <w:instrText xml:space="preserve"> PAGEREF _Toc398632665 \h </w:instrText>
        </w:r>
      </w:ins>
      <w:r>
        <w:rPr>
          <w:webHidden/>
        </w:rPr>
      </w:r>
      <w:r>
        <w:rPr>
          <w:webHidden/>
        </w:rPr>
        <w:fldChar w:fldCharType="separate"/>
      </w:r>
      <w:ins w:id="90" w:author="DECOOPMAN Alexandre" w:date="2014-09-16T12:08:00Z">
        <w:r>
          <w:rPr>
            <w:webHidden/>
          </w:rPr>
          <w:t>22</w:t>
        </w:r>
        <w:r>
          <w:rPr>
            <w:webHidden/>
          </w:rPr>
          <w:fldChar w:fldCharType="end"/>
        </w:r>
        <w:r w:rsidRPr="009D7110">
          <w:rPr>
            <w:rStyle w:val="Lienhypertexte"/>
          </w:rPr>
          <w:fldChar w:fldCharType="end"/>
        </w:r>
      </w:ins>
    </w:p>
    <w:p w:rsidR="00FB4A2F" w:rsidRDefault="00FB4A2F">
      <w:pPr>
        <w:pStyle w:val="TM2"/>
        <w:tabs>
          <w:tab w:val="left" w:pos="960"/>
          <w:tab w:val="right" w:leader="dot" w:pos="9627"/>
        </w:tabs>
        <w:rPr>
          <w:ins w:id="91" w:author="DECOOPMAN Alexandre" w:date="2014-09-16T12:08:00Z"/>
          <w:rFonts w:asciiTheme="minorHAnsi" w:eastAsiaTheme="minorEastAsia" w:hAnsiTheme="minorHAnsi" w:cstheme="minorBidi"/>
          <w:bCs w:val="0"/>
          <w:noProof/>
          <w:color w:val="auto"/>
          <w:sz w:val="22"/>
          <w:lang w:val="en-GB" w:eastAsia="en-GB"/>
        </w:rPr>
      </w:pPr>
      <w:ins w:id="92"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"_Toc398632666"</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7.1</w:t>
        </w:r>
        <w:r>
          <w:rPr>
            <w:rFonts w:asciiTheme="minorHAnsi" w:eastAsiaTheme="minorEastAsia" w:hAnsiTheme="minorHAnsi" w:cstheme="minorBidi"/>
            <w:bCs w:val="0"/>
            <w:noProof/>
            <w:color w:val="auto"/>
            <w:sz w:val="22"/>
            <w:lang w:val="en-GB" w:eastAsia="en-GB"/>
          </w:rPr>
          <w:tab/>
        </w:r>
        <w:r w:rsidRPr="009D7110">
          <w:rPr>
            <w:rStyle w:val="Lienhypertexte"/>
            <w:noProof/>
          </w:rPr>
          <w:t>Quelques définitions</w:t>
        </w:r>
        <w:r>
          <w:rPr>
            <w:noProof/>
            <w:webHidden/>
          </w:rPr>
          <w:tab/>
        </w:r>
        <w:r>
          <w:rPr>
            <w:noProof/>
            <w:webHidden/>
          </w:rPr>
          <w:fldChar w:fldCharType="begin"/>
        </w:r>
        <w:r>
          <w:rPr>
            <w:noProof/>
            <w:webHidden/>
          </w:rPr>
          <w:instrText xml:space="preserve"> PAGEREF _Toc398632666 \h </w:instrText>
        </w:r>
      </w:ins>
      <w:r>
        <w:rPr>
          <w:noProof/>
          <w:webHidden/>
        </w:rPr>
      </w:r>
      <w:r>
        <w:rPr>
          <w:noProof/>
          <w:webHidden/>
        </w:rPr>
        <w:fldChar w:fldCharType="separate"/>
      </w:r>
      <w:ins w:id="93" w:author="DECOOPMAN Alexandre" w:date="2014-09-16T12:08:00Z">
        <w:r>
          <w:rPr>
            <w:noProof/>
            <w:webHidden/>
          </w:rPr>
          <w:t>22</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94" w:author="DECOOPMAN Alexandre" w:date="2014-09-16T12:08:00Z"/>
          <w:rFonts w:asciiTheme="minorHAnsi" w:eastAsiaTheme="minorEastAsia" w:hAnsiTheme="minorHAnsi" w:cstheme="minorBidi"/>
          <w:bCs w:val="0"/>
          <w:noProof/>
          <w:color w:val="auto"/>
          <w:sz w:val="22"/>
          <w:lang w:val="en-GB" w:eastAsia="en-GB"/>
        </w:rPr>
      </w:pPr>
      <w:ins w:id="95"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"_Toc398632667"</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7.2</w:t>
        </w:r>
        <w:r>
          <w:rPr>
            <w:rFonts w:asciiTheme="minorHAnsi" w:eastAsiaTheme="minorEastAsia" w:hAnsiTheme="minorHAnsi" w:cstheme="minorBidi"/>
            <w:bCs w:val="0"/>
            <w:noProof/>
            <w:color w:val="auto"/>
            <w:sz w:val="22"/>
            <w:lang w:val="en-GB" w:eastAsia="en-GB"/>
          </w:rPr>
          <w:tab/>
        </w:r>
        <w:r w:rsidRPr="009D7110">
          <w:rPr>
            <w:rStyle w:val="Lienhypertexte"/>
            <w:noProof/>
          </w:rPr>
          <w:t>Configuration des tests de caractérisation</w:t>
        </w:r>
        <w:r>
          <w:rPr>
            <w:noProof/>
            <w:webHidden/>
          </w:rPr>
          <w:tab/>
        </w:r>
        <w:r>
          <w:rPr>
            <w:noProof/>
            <w:webHidden/>
          </w:rPr>
          <w:fldChar w:fldCharType="begin"/>
        </w:r>
        <w:r>
          <w:rPr>
            <w:noProof/>
            <w:webHidden/>
          </w:rPr>
          <w:instrText xml:space="preserve"> PAGEREF _Toc398632667 \h </w:instrText>
        </w:r>
      </w:ins>
      <w:r>
        <w:rPr>
          <w:noProof/>
          <w:webHidden/>
        </w:rPr>
      </w:r>
      <w:r>
        <w:rPr>
          <w:noProof/>
          <w:webHidden/>
        </w:rPr>
        <w:fldChar w:fldCharType="separate"/>
      </w:r>
      <w:ins w:id="96" w:author="DECOOPMAN Alexandre" w:date="2014-09-16T12:08:00Z">
        <w:r>
          <w:rPr>
            <w:noProof/>
            <w:webHidden/>
          </w:rPr>
          <w:t>23</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97" w:author="DECOOPMAN Alexandre" w:date="2014-09-16T12:08:00Z"/>
          <w:rFonts w:asciiTheme="minorHAnsi" w:eastAsiaTheme="minorEastAsia" w:hAnsiTheme="minorHAnsi" w:cstheme="minorBidi"/>
          <w:bCs w:val="0"/>
          <w:noProof/>
          <w:color w:val="auto"/>
          <w:sz w:val="22"/>
          <w:lang w:val="en-GB" w:eastAsia="en-GB"/>
        </w:rPr>
      </w:pPr>
      <w:ins w:id="98"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"_Toc398632668"</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7.3</w:t>
        </w:r>
        <w:r>
          <w:rPr>
            <w:rFonts w:asciiTheme="minorHAnsi" w:eastAsiaTheme="minorEastAsia" w:hAnsiTheme="minorHAnsi" w:cstheme="minorBidi"/>
            <w:bCs w:val="0"/>
            <w:noProof/>
            <w:color w:val="auto"/>
            <w:sz w:val="22"/>
            <w:lang w:val="en-GB" w:eastAsia="en-GB"/>
          </w:rPr>
          <w:tab/>
        </w:r>
        <w:r w:rsidRPr="009D7110">
          <w:rPr>
            <w:rStyle w:val="Lienhypertexte"/>
            <w:noProof/>
          </w:rPr>
          <w:t>Construction du modèle</w:t>
        </w:r>
        <w:r>
          <w:rPr>
            <w:noProof/>
            <w:webHidden/>
          </w:rPr>
          <w:tab/>
        </w:r>
        <w:r>
          <w:rPr>
            <w:noProof/>
            <w:webHidden/>
          </w:rPr>
          <w:fldChar w:fldCharType="begin"/>
        </w:r>
        <w:r>
          <w:rPr>
            <w:noProof/>
            <w:webHidden/>
          </w:rPr>
          <w:instrText xml:space="preserve"> PAGEREF _Toc398632668 \h </w:instrText>
        </w:r>
      </w:ins>
      <w:r>
        <w:rPr>
          <w:noProof/>
          <w:webHidden/>
        </w:rPr>
      </w:r>
      <w:r>
        <w:rPr>
          <w:noProof/>
          <w:webHidden/>
        </w:rPr>
        <w:fldChar w:fldCharType="separate"/>
      </w:r>
      <w:ins w:id="99" w:author="DECOOPMAN Alexandre" w:date="2014-09-16T12:08:00Z">
        <w:r>
          <w:rPr>
            <w:noProof/>
            <w:webHidden/>
          </w:rPr>
          <w:t>23</w:t>
        </w:r>
        <w:r>
          <w:rPr>
            <w:noProof/>
            <w:webHidden/>
          </w:rPr>
          <w:fldChar w:fldCharType="end"/>
        </w:r>
        <w:r w:rsidRPr="009D7110">
          <w:rPr>
            <w:rStyle w:val="Lienhypertexte"/>
            <w:noProof/>
          </w:rPr>
          <w:fldChar w:fldCharType="end"/>
        </w:r>
      </w:ins>
    </w:p>
    <w:p w:rsidR="00FB4A2F" w:rsidRDefault="00FB4A2F">
      <w:pPr>
        <w:pStyle w:val="TM3"/>
        <w:tabs>
          <w:tab w:val="left" w:pos="720"/>
          <w:tab w:val="right" w:leader="dot" w:pos="9627"/>
        </w:tabs>
        <w:rPr>
          <w:ins w:id="100" w:author="DECOOPMAN Alexandre" w:date="2014-09-16T12:08:00Z"/>
          <w:rFonts w:asciiTheme="minorHAnsi" w:eastAsiaTheme="minorEastAsia" w:hAnsiTheme="minorHAnsi" w:cstheme="minorBidi"/>
          <w:noProof/>
          <w:color w:val="auto"/>
          <w:sz w:val="22"/>
          <w:lang w:val="en-GB" w:eastAsia="en-GB"/>
        </w:rPr>
      </w:pPr>
      <w:ins w:id="101"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"_Toc398632669"</w:instrText>
        </w:r>
        <w:r w:rsidRPr="009D7110">
          <w:rPr>
            <w:rStyle w:val="Lienhypertexte"/>
            <w:noProof/>
          </w:rPr>
          <w:instrText xml:space="preserve"> </w:instrText>
        </w:r>
        <w:r w:rsidRPr="009D7110">
          <w:rPr>
            <w:rStyle w:val="Lienhypertexte"/>
            <w:noProof/>
          </w:rPr>
          <w:fldChar w:fldCharType="separate"/>
        </w:r>
        <w:r>
          <w:rPr>
            <w:rFonts w:asciiTheme="minorHAnsi" w:eastAsiaTheme="minorEastAsia" w:hAnsiTheme="minorHAnsi" w:cstheme="minorBidi"/>
            <w:noProof/>
            <w:color w:val="auto"/>
            <w:sz w:val="22"/>
            <w:lang w:val="en-GB" w:eastAsia="en-GB"/>
          </w:rPr>
          <w:tab/>
        </w:r>
        <w:r w:rsidRPr="009D7110">
          <w:rPr>
            <w:rStyle w:val="Lienhypertexte"/>
            <w:noProof/>
          </w:rPr>
          <w:t>La durée classique pour la construction d’un modèle train varie de 4 à 6 nuits sur 2 semaines pour un type de train et de 2 à 4 nuits par configuration pour les configurations multiples.</w:t>
        </w:r>
        <w:r>
          <w:rPr>
            <w:noProof/>
            <w:webHidden/>
          </w:rPr>
          <w:tab/>
        </w:r>
        <w:r>
          <w:rPr>
            <w:noProof/>
            <w:webHidden/>
          </w:rPr>
          <w:fldChar w:fldCharType="begin"/>
        </w:r>
        <w:r>
          <w:rPr>
            <w:noProof/>
            <w:webHidden/>
          </w:rPr>
          <w:instrText xml:space="preserve"> PAGEREF _Toc398632669 \h </w:instrText>
        </w:r>
      </w:ins>
      <w:r>
        <w:rPr>
          <w:noProof/>
          <w:webHidden/>
        </w:rPr>
      </w:r>
      <w:r>
        <w:rPr>
          <w:noProof/>
          <w:webHidden/>
        </w:rPr>
        <w:fldChar w:fldCharType="separate"/>
      </w:r>
      <w:ins w:id="102" w:author="DECOOPMAN Alexandre" w:date="2014-09-16T12:08:00Z">
        <w:r>
          <w:rPr>
            <w:noProof/>
            <w:webHidden/>
          </w:rPr>
          <w:t>23</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103" w:author="DECOOPMAN Alexandre" w:date="2014-09-16T12:08:00Z"/>
          <w:rFonts w:asciiTheme="minorHAnsi" w:eastAsiaTheme="minorEastAsia" w:hAnsiTheme="minorHAnsi" w:cstheme="minorBidi"/>
          <w:noProof/>
          <w:color w:val="auto"/>
          <w:sz w:val="22"/>
          <w:lang w:val="en-GB" w:eastAsia="en-GB"/>
        </w:rPr>
      </w:pPr>
      <w:ins w:id="104"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"_Toc398632670"</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7.3.1</w:t>
        </w:r>
        <w:r>
          <w:rPr>
            <w:rFonts w:asciiTheme="minorHAnsi" w:eastAsiaTheme="minorEastAsia" w:hAnsiTheme="minorHAnsi" w:cstheme="minorBidi"/>
            <w:noProof/>
            <w:color w:val="auto"/>
            <w:sz w:val="22"/>
            <w:lang w:val="en-GB" w:eastAsia="en-GB"/>
          </w:rPr>
          <w:tab/>
        </w:r>
        <w:r w:rsidRPr="009D7110">
          <w:rPr>
            <w:rStyle w:val="Lienhypertexte"/>
            <w:noProof/>
          </w:rPr>
          <w:t>Caractéristique statique</w:t>
        </w:r>
        <w:r>
          <w:rPr>
            <w:noProof/>
            <w:webHidden/>
          </w:rPr>
          <w:tab/>
        </w:r>
        <w:r>
          <w:rPr>
            <w:noProof/>
            <w:webHidden/>
          </w:rPr>
          <w:fldChar w:fldCharType="begin"/>
        </w:r>
        <w:r>
          <w:rPr>
            <w:noProof/>
            <w:webHidden/>
          </w:rPr>
          <w:instrText xml:space="preserve"> PAGEREF _Toc398632670 \h </w:instrText>
        </w:r>
      </w:ins>
      <w:r>
        <w:rPr>
          <w:noProof/>
          <w:webHidden/>
        </w:rPr>
      </w:r>
      <w:r>
        <w:rPr>
          <w:noProof/>
          <w:webHidden/>
        </w:rPr>
        <w:fldChar w:fldCharType="separate"/>
      </w:r>
      <w:ins w:id="105" w:author="DECOOPMAN Alexandre" w:date="2014-09-16T12:08:00Z">
        <w:r>
          <w:rPr>
            <w:noProof/>
            <w:webHidden/>
          </w:rPr>
          <w:t>23</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106" w:author="DECOOPMAN Alexandre" w:date="2014-09-16T12:08:00Z"/>
          <w:rFonts w:asciiTheme="minorHAnsi" w:eastAsiaTheme="minorEastAsia" w:hAnsiTheme="minorHAnsi" w:cstheme="minorBidi"/>
          <w:noProof/>
          <w:color w:val="auto"/>
          <w:sz w:val="22"/>
          <w:lang w:val="en-GB" w:eastAsia="en-GB"/>
        </w:rPr>
      </w:pPr>
      <w:ins w:id="107"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"_Toc398632671"</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7.3.2</w:t>
        </w:r>
        <w:r>
          <w:rPr>
            <w:rFonts w:asciiTheme="minorHAnsi" w:eastAsiaTheme="minorEastAsia" w:hAnsiTheme="minorHAnsi" w:cstheme="minorBidi"/>
            <w:noProof/>
            <w:color w:val="auto"/>
            <w:sz w:val="22"/>
            <w:lang w:val="en-GB" w:eastAsia="en-GB"/>
          </w:rPr>
          <w:tab/>
        </w:r>
        <w:r w:rsidRPr="009D7110">
          <w:rPr>
            <w:rStyle w:val="Lienhypertexte"/>
            <w:noProof/>
          </w:rPr>
          <w:t>Caractéristique dynamique</w:t>
        </w:r>
        <w:r>
          <w:rPr>
            <w:noProof/>
            <w:webHidden/>
          </w:rPr>
          <w:tab/>
        </w:r>
        <w:r>
          <w:rPr>
            <w:noProof/>
            <w:webHidden/>
          </w:rPr>
          <w:fldChar w:fldCharType="begin"/>
        </w:r>
        <w:r>
          <w:rPr>
            <w:noProof/>
            <w:webHidden/>
          </w:rPr>
          <w:instrText xml:space="preserve"> PAGEREF _Toc398632671 \h </w:instrText>
        </w:r>
      </w:ins>
      <w:r>
        <w:rPr>
          <w:noProof/>
          <w:webHidden/>
        </w:rPr>
      </w:r>
      <w:r>
        <w:rPr>
          <w:noProof/>
          <w:webHidden/>
        </w:rPr>
        <w:fldChar w:fldCharType="separate"/>
      </w:r>
      <w:ins w:id="108" w:author="DECOOPMAN Alexandre" w:date="2014-09-16T12:08:00Z">
        <w:r>
          <w:rPr>
            <w:noProof/>
            <w:webHidden/>
          </w:rPr>
          <w:t>23</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109" w:author="DECOOPMAN Alexandre" w:date="2014-09-16T12:08:00Z"/>
          <w:rFonts w:asciiTheme="minorHAnsi" w:eastAsiaTheme="minorEastAsia" w:hAnsiTheme="minorHAnsi" w:cstheme="minorBidi"/>
          <w:noProof/>
          <w:color w:val="auto"/>
          <w:sz w:val="22"/>
          <w:lang w:val="en-GB" w:eastAsia="en-GB"/>
        </w:rPr>
      </w:pPr>
      <w:ins w:id="110"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"_Toc398632672"</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7.3.3</w:t>
        </w:r>
        <w:r>
          <w:rPr>
            <w:rFonts w:asciiTheme="minorHAnsi" w:eastAsiaTheme="minorEastAsia" w:hAnsiTheme="minorHAnsi" w:cstheme="minorBidi"/>
            <w:noProof/>
            <w:color w:val="auto"/>
            <w:sz w:val="22"/>
            <w:lang w:val="en-GB" w:eastAsia="en-GB"/>
          </w:rPr>
          <w:tab/>
        </w:r>
        <w:r w:rsidRPr="009D7110">
          <w:rPr>
            <w:rStyle w:val="Lienhypertexte"/>
            <w:noProof/>
          </w:rPr>
          <w:t>Latence (hysteresis)</w:t>
        </w:r>
        <w:r>
          <w:rPr>
            <w:noProof/>
            <w:webHidden/>
          </w:rPr>
          <w:tab/>
        </w:r>
        <w:r>
          <w:rPr>
            <w:noProof/>
            <w:webHidden/>
          </w:rPr>
          <w:fldChar w:fldCharType="begin"/>
        </w:r>
        <w:r>
          <w:rPr>
            <w:noProof/>
            <w:webHidden/>
          </w:rPr>
          <w:instrText xml:space="preserve"> PAGEREF _Toc398632672 \h </w:instrText>
        </w:r>
      </w:ins>
      <w:r>
        <w:rPr>
          <w:noProof/>
          <w:webHidden/>
        </w:rPr>
      </w:r>
      <w:r>
        <w:rPr>
          <w:noProof/>
          <w:webHidden/>
        </w:rPr>
        <w:fldChar w:fldCharType="separate"/>
      </w:r>
      <w:ins w:id="111" w:author="DECOOPMAN Alexandre" w:date="2014-09-16T12:08:00Z">
        <w:r>
          <w:rPr>
            <w:noProof/>
            <w:webHidden/>
          </w:rPr>
          <w:t>24</w:t>
        </w:r>
        <w:r>
          <w:rPr>
            <w:noProof/>
            <w:webHidden/>
          </w:rPr>
          <w:fldChar w:fldCharType="end"/>
        </w:r>
        <w:r w:rsidRPr="009D7110">
          <w:rPr>
            <w:rStyle w:val="Lienhypertexte"/>
            <w:noProof/>
          </w:rPr>
          <w:fldChar w:fldCharType="end"/>
        </w:r>
      </w:ins>
    </w:p>
    <w:p w:rsidR="00FB4A2F" w:rsidRDefault="00FB4A2F">
      <w:pPr>
        <w:pStyle w:val="TM3"/>
        <w:tabs>
          <w:tab w:val="left" w:pos="1200"/>
          <w:tab w:val="right" w:leader="dot" w:pos="9627"/>
        </w:tabs>
        <w:rPr>
          <w:ins w:id="112" w:author="DECOOPMAN Alexandre" w:date="2014-09-16T12:08:00Z"/>
          <w:rFonts w:asciiTheme="minorHAnsi" w:eastAsiaTheme="minorEastAsia" w:hAnsiTheme="minorHAnsi" w:cstheme="minorBidi"/>
          <w:noProof/>
          <w:color w:val="auto"/>
          <w:sz w:val="22"/>
          <w:lang w:val="en-GB" w:eastAsia="en-GB"/>
        </w:rPr>
      </w:pPr>
      <w:ins w:id="113"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"_Toc398632673"</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7.3.4</w:t>
        </w:r>
        <w:r>
          <w:rPr>
            <w:rFonts w:asciiTheme="minorHAnsi" w:eastAsiaTheme="minorEastAsia" w:hAnsiTheme="minorHAnsi" w:cstheme="minorBidi"/>
            <w:noProof/>
            <w:color w:val="auto"/>
            <w:sz w:val="22"/>
            <w:lang w:val="en-GB" w:eastAsia="en-GB"/>
          </w:rPr>
          <w:tab/>
        </w:r>
        <w:r w:rsidRPr="009D7110">
          <w:rPr>
            <w:rStyle w:val="Lienhypertexte"/>
            <w:noProof/>
          </w:rPr>
          <w:t>Stress du train</w:t>
        </w:r>
        <w:r>
          <w:rPr>
            <w:noProof/>
            <w:webHidden/>
          </w:rPr>
          <w:tab/>
        </w:r>
        <w:r>
          <w:rPr>
            <w:noProof/>
            <w:webHidden/>
          </w:rPr>
          <w:fldChar w:fldCharType="begin"/>
        </w:r>
        <w:r>
          <w:rPr>
            <w:noProof/>
            <w:webHidden/>
          </w:rPr>
          <w:instrText xml:space="preserve"> PAGEREF _Toc398632673 \h </w:instrText>
        </w:r>
      </w:ins>
      <w:r>
        <w:rPr>
          <w:noProof/>
          <w:webHidden/>
        </w:rPr>
      </w:r>
      <w:r>
        <w:rPr>
          <w:noProof/>
          <w:webHidden/>
        </w:rPr>
        <w:fldChar w:fldCharType="separate"/>
      </w:r>
      <w:ins w:id="114" w:author="DECOOPMAN Alexandre" w:date="2014-09-16T12:08:00Z">
        <w:r>
          <w:rPr>
            <w:noProof/>
            <w:webHidden/>
          </w:rPr>
          <w:t>24</w:t>
        </w:r>
        <w:r>
          <w:rPr>
            <w:noProof/>
            <w:webHidden/>
          </w:rPr>
          <w:fldChar w:fldCharType="end"/>
        </w:r>
        <w:r w:rsidRPr="009D7110">
          <w:rPr>
            <w:rStyle w:val="Lienhypertexte"/>
            <w:noProof/>
          </w:rPr>
          <w:fldChar w:fldCharType="end"/>
        </w:r>
      </w:ins>
    </w:p>
    <w:p w:rsidR="00FB4A2F" w:rsidRDefault="00FB4A2F">
      <w:pPr>
        <w:pStyle w:val="TM1"/>
        <w:rPr>
          <w:ins w:id="115" w:author="DECOOPMAN Alexandre" w:date="2014-09-16T12:08:00Z"/>
          <w:rFonts w:asciiTheme="minorHAnsi" w:eastAsiaTheme="minorEastAsia" w:hAnsiTheme="minorHAnsi" w:cstheme="minorBidi"/>
          <w:b w:val="0"/>
          <w:caps w:val="0"/>
          <w:color w:val="auto"/>
          <w:sz w:val="22"/>
          <w:szCs w:val="22"/>
          <w:lang w:val="en-GB" w:eastAsia="en-GB"/>
        </w:rPr>
      </w:pPr>
      <w:ins w:id="116" w:author="DECOOPMAN Alexandre" w:date="2014-09-16T12:08:00Z">
        <w:r w:rsidRPr="009D7110">
          <w:rPr>
            <w:rStyle w:val="Lienhypertexte"/>
          </w:rPr>
          <w:fldChar w:fldCharType="begin"/>
        </w:r>
        <w:r w:rsidRPr="009D7110">
          <w:rPr>
            <w:rStyle w:val="Lienhypertexte"/>
          </w:rPr>
          <w:instrText xml:space="preserve"> </w:instrText>
        </w:r>
        <w:r>
          <w:instrText>HYPERLINK \l "_Toc398632674"</w:instrText>
        </w:r>
        <w:r w:rsidRPr="009D7110">
          <w:rPr>
            <w:rStyle w:val="Lienhypertexte"/>
          </w:rPr>
          <w:instrText xml:space="preserve"> </w:instrText>
        </w:r>
        <w:r w:rsidRPr="009D7110">
          <w:rPr>
            <w:rStyle w:val="Lienhypertexte"/>
          </w:rPr>
          <w:fldChar w:fldCharType="separate"/>
        </w:r>
        <w:r w:rsidRPr="009D7110">
          <w:rPr>
            <w:rStyle w:val="Lienhypertexte"/>
          </w:rPr>
          <w:t>8</w:t>
        </w:r>
        <w:r>
          <w:rPr>
            <w:rFonts w:asciiTheme="minorHAnsi" w:eastAsiaTheme="minorEastAsia" w:hAnsiTheme="minorHAnsi" w:cstheme="minorBidi"/>
            <w:b w:val="0"/>
            <w:caps w:val="0"/>
            <w:color w:val="auto"/>
            <w:sz w:val="22"/>
            <w:szCs w:val="22"/>
            <w:lang w:val="en-GB" w:eastAsia="en-GB"/>
          </w:rPr>
          <w:tab/>
        </w:r>
        <w:r w:rsidRPr="009D7110">
          <w:rPr>
            <w:rStyle w:val="Lienhypertexte"/>
          </w:rPr>
          <w:t>Suivi OPERATIONNEL INTEGRE</w:t>
        </w:r>
        <w:r>
          <w:rPr>
            <w:webHidden/>
          </w:rPr>
          <w:tab/>
        </w:r>
        <w:r>
          <w:rPr>
            <w:webHidden/>
          </w:rPr>
          <w:fldChar w:fldCharType="begin"/>
        </w:r>
        <w:r>
          <w:rPr>
            <w:webHidden/>
          </w:rPr>
          <w:instrText xml:space="preserve"> PAGEREF _Toc398632674 \h </w:instrText>
        </w:r>
      </w:ins>
      <w:r>
        <w:rPr>
          <w:webHidden/>
        </w:rPr>
      </w:r>
      <w:r>
        <w:rPr>
          <w:webHidden/>
        </w:rPr>
        <w:fldChar w:fldCharType="separate"/>
      </w:r>
      <w:ins w:id="117" w:author="DECOOPMAN Alexandre" w:date="2014-09-16T12:08:00Z">
        <w:r>
          <w:rPr>
            <w:webHidden/>
          </w:rPr>
          <w:t>25</w:t>
        </w:r>
        <w:r>
          <w:rPr>
            <w:webHidden/>
          </w:rPr>
          <w:fldChar w:fldCharType="end"/>
        </w:r>
        <w:r w:rsidRPr="009D7110">
          <w:rPr>
            <w:rStyle w:val="Lienhypertexte"/>
          </w:rPr>
          <w:fldChar w:fldCharType="end"/>
        </w:r>
      </w:ins>
    </w:p>
    <w:p w:rsidR="00FB4A2F" w:rsidRDefault="00FB4A2F">
      <w:pPr>
        <w:pStyle w:val="TM2"/>
        <w:tabs>
          <w:tab w:val="left" w:pos="960"/>
          <w:tab w:val="right" w:leader="dot" w:pos="9627"/>
        </w:tabs>
        <w:rPr>
          <w:ins w:id="118" w:author="DECOOPMAN Alexandre" w:date="2014-09-16T12:08:00Z"/>
          <w:rFonts w:asciiTheme="minorHAnsi" w:eastAsiaTheme="minorEastAsia" w:hAnsiTheme="minorHAnsi" w:cstheme="minorBidi"/>
          <w:bCs w:val="0"/>
          <w:noProof/>
          <w:color w:val="auto"/>
          <w:sz w:val="22"/>
          <w:lang w:val="en-GB" w:eastAsia="en-GB"/>
        </w:rPr>
      </w:pPr>
      <w:ins w:id="119"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"_Toc398632675"</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8.1</w:t>
        </w:r>
        <w:r>
          <w:rPr>
            <w:rFonts w:asciiTheme="minorHAnsi" w:eastAsiaTheme="minorEastAsia" w:hAnsiTheme="minorHAnsi" w:cstheme="minorBidi"/>
            <w:bCs w:val="0"/>
            <w:noProof/>
            <w:color w:val="auto"/>
            <w:sz w:val="22"/>
            <w:lang w:val="en-GB" w:eastAsia="en-GB"/>
          </w:rPr>
          <w:tab/>
        </w:r>
        <w:r w:rsidRPr="009D7110">
          <w:rPr>
            <w:rStyle w:val="Lienhypertexte"/>
            <w:noProof/>
          </w:rPr>
          <w:t>Hypothèse technique de réalisation</w:t>
        </w:r>
        <w:r>
          <w:rPr>
            <w:noProof/>
            <w:webHidden/>
          </w:rPr>
          <w:tab/>
        </w:r>
        <w:r>
          <w:rPr>
            <w:noProof/>
            <w:webHidden/>
          </w:rPr>
          <w:fldChar w:fldCharType="begin"/>
        </w:r>
        <w:r>
          <w:rPr>
            <w:noProof/>
            <w:webHidden/>
          </w:rPr>
          <w:instrText xml:space="preserve"> PAGEREF _Toc398632675 \h </w:instrText>
        </w:r>
      </w:ins>
      <w:r>
        <w:rPr>
          <w:noProof/>
          <w:webHidden/>
        </w:rPr>
      </w:r>
      <w:r>
        <w:rPr>
          <w:noProof/>
          <w:webHidden/>
        </w:rPr>
        <w:fldChar w:fldCharType="separate"/>
      </w:r>
      <w:ins w:id="120" w:author="DECOOPMAN Alexandre" w:date="2014-09-16T12:08:00Z">
        <w:r>
          <w:rPr>
            <w:noProof/>
            <w:webHidden/>
          </w:rPr>
          <w:t>25</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121" w:author="DECOOPMAN Alexandre" w:date="2014-09-16T12:08:00Z"/>
          <w:rFonts w:asciiTheme="minorHAnsi" w:eastAsiaTheme="minorEastAsia" w:hAnsiTheme="minorHAnsi" w:cstheme="minorBidi"/>
          <w:bCs w:val="0"/>
          <w:noProof/>
          <w:color w:val="auto"/>
          <w:sz w:val="22"/>
          <w:lang w:val="en-GB" w:eastAsia="en-GB"/>
        </w:rPr>
      </w:pPr>
      <w:ins w:id="122"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"_Toc398632676"</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8.2</w:t>
        </w:r>
        <w:r>
          <w:rPr>
            <w:rFonts w:asciiTheme="minorHAnsi" w:eastAsiaTheme="minorEastAsia" w:hAnsiTheme="minorHAnsi" w:cstheme="minorBidi"/>
            <w:bCs w:val="0"/>
            <w:noProof/>
            <w:color w:val="auto"/>
            <w:sz w:val="22"/>
            <w:lang w:val="en-GB" w:eastAsia="en-GB"/>
          </w:rPr>
          <w:tab/>
        </w:r>
        <w:r w:rsidRPr="009D7110">
          <w:rPr>
            <w:rStyle w:val="Lienhypertexte"/>
            <w:noProof/>
          </w:rPr>
          <w:t>Limites de réalisation</w:t>
        </w:r>
        <w:r>
          <w:rPr>
            <w:noProof/>
            <w:webHidden/>
          </w:rPr>
          <w:tab/>
        </w:r>
        <w:r>
          <w:rPr>
            <w:noProof/>
            <w:webHidden/>
          </w:rPr>
          <w:fldChar w:fldCharType="begin"/>
        </w:r>
        <w:r>
          <w:rPr>
            <w:noProof/>
            <w:webHidden/>
          </w:rPr>
          <w:instrText xml:space="preserve"> PAGEREF _Toc398632676 \h </w:instrText>
        </w:r>
      </w:ins>
      <w:r>
        <w:rPr>
          <w:noProof/>
          <w:webHidden/>
        </w:rPr>
      </w:r>
      <w:r>
        <w:rPr>
          <w:noProof/>
          <w:webHidden/>
        </w:rPr>
        <w:fldChar w:fldCharType="separate"/>
      </w:r>
      <w:ins w:id="123" w:author="DECOOPMAN Alexandre" w:date="2014-09-16T12:08:00Z">
        <w:r>
          <w:rPr>
            <w:noProof/>
            <w:webHidden/>
          </w:rPr>
          <w:t>26</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124" w:author="DECOOPMAN Alexandre" w:date="2014-09-16T12:08:00Z"/>
          <w:rFonts w:asciiTheme="minorHAnsi" w:eastAsiaTheme="minorEastAsia" w:hAnsiTheme="minorHAnsi" w:cstheme="minorBidi"/>
          <w:bCs w:val="0"/>
          <w:noProof/>
          <w:color w:val="auto"/>
          <w:sz w:val="22"/>
          <w:lang w:val="en-GB" w:eastAsia="en-GB"/>
        </w:rPr>
      </w:pPr>
      <w:ins w:id="125"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"_Toc398632677"</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8.3</w:t>
        </w:r>
        <w:r>
          <w:rPr>
            <w:rFonts w:asciiTheme="minorHAnsi" w:eastAsiaTheme="minorEastAsia" w:hAnsiTheme="minorHAnsi" w:cstheme="minorBidi"/>
            <w:bCs w:val="0"/>
            <w:noProof/>
            <w:color w:val="auto"/>
            <w:sz w:val="22"/>
            <w:lang w:val="en-GB" w:eastAsia="en-GB"/>
          </w:rPr>
          <w:tab/>
        </w:r>
        <w:r w:rsidRPr="009D7110">
          <w:rPr>
            <w:rStyle w:val="Lienhypertexte"/>
            <w:noProof/>
          </w:rPr>
          <w:t>Fourniture RATP</w:t>
        </w:r>
        <w:r>
          <w:rPr>
            <w:noProof/>
            <w:webHidden/>
          </w:rPr>
          <w:tab/>
        </w:r>
        <w:r>
          <w:rPr>
            <w:noProof/>
            <w:webHidden/>
          </w:rPr>
          <w:fldChar w:fldCharType="begin"/>
        </w:r>
        <w:r>
          <w:rPr>
            <w:noProof/>
            <w:webHidden/>
          </w:rPr>
          <w:instrText xml:space="preserve"> PAGEREF _Toc398632677 \h </w:instrText>
        </w:r>
      </w:ins>
      <w:r>
        <w:rPr>
          <w:noProof/>
          <w:webHidden/>
        </w:rPr>
      </w:r>
      <w:r>
        <w:rPr>
          <w:noProof/>
          <w:webHidden/>
        </w:rPr>
        <w:fldChar w:fldCharType="separate"/>
      </w:r>
      <w:ins w:id="126" w:author="DECOOPMAN Alexandre" w:date="2014-09-16T12:08:00Z">
        <w:r>
          <w:rPr>
            <w:noProof/>
            <w:webHidden/>
          </w:rPr>
          <w:t>27</w:t>
        </w:r>
        <w:r>
          <w:rPr>
            <w:noProof/>
            <w:webHidden/>
          </w:rPr>
          <w:fldChar w:fldCharType="end"/>
        </w:r>
        <w:r w:rsidRPr="009D7110">
          <w:rPr>
            <w:rStyle w:val="Lienhypertexte"/>
            <w:noProof/>
          </w:rPr>
          <w:fldChar w:fldCharType="end"/>
        </w:r>
      </w:ins>
    </w:p>
    <w:p w:rsidR="00FB4A2F" w:rsidRDefault="00FB4A2F">
      <w:pPr>
        <w:pStyle w:val="TM2"/>
        <w:tabs>
          <w:tab w:val="left" w:pos="960"/>
          <w:tab w:val="right" w:leader="dot" w:pos="9627"/>
        </w:tabs>
        <w:rPr>
          <w:ins w:id="127" w:author="DECOOPMAN Alexandre" w:date="2014-09-16T12:08:00Z"/>
          <w:rFonts w:asciiTheme="minorHAnsi" w:eastAsiaTheme="minorEastAsia" w:hAnsiTheme="minorHAnsi" w:cstheme="minorBidi"/>
          <w:bCs w:val="0"/>
          <w:noProof/>
          <w:color w:val="auto"/>
          <w:sz w:val="22"/>
          <w:lang w:val="en-GB" w:eastAsia="en-GB"/>
        </w:rPr>
      </w:pPr>
      <w:ins w:id="128" w:author="DECOOPMAN Alexandre" w:date="2014-09-16T12:08:00Z">
        <w:r w:rsidRPr="009D7110">
          <w:rPr>
            <w:rStyle w:val="Lienhypertexte"/>
            <w:noProof/>
          </w:rPr>
          <w:fldChar w:fldCharType="begin"/>
        </w:r>
        <w:r w:rsidRPr="009D7110">
          <w:rPr>
            <w:rStyle w:val="Lienhypertexte"/>
            <w:noProof/>
          </w:rPr>
          <w:instrText xml:space="preserve"> </w:instrText>
        </w:r>
        <w:r>
          <w:rPr>
            <w:noProof/>
          </w:rPr>
          <w:instrText>HYPERLINK \l "_Toc398632678"</w:instrText>
        </w:r>
        <w:r w:rsidRPr="009D7110">
          <w:rPr>
            <w:rStyle w:val="Lienhypertexte"/>
            <w:noProof/>
          </w:rPr>
          <w:instrText xml:space="preserve"> </w:instrText>
        </w:r>
        <w:r w:rsidRPr="009D7110">
          <w:rPr>
            <w:rStyle w:val="Lienhypertexte"/>
            <w:noProof/>
          </w:rPr>
          <w:fldChar w:fldCharType="separate"/>
        </w:r>
        <w:r w:rsidRPr="009D7110">
          <w:rPr>
            <w:rStyle w:val="Lienhypertexte"/>
            <w:noProof/>
          </w:rPr>
          <w:t>8.4</w:t>
        </w:r>
        <w:r>
          <w:rPr>
            <w:rFonts w:asciiTheme="minorHAnsi" w:eastAsiaTheme="minorEastAsia" w:hAnsiTheme="minorHAnsi" w:cstheme="minorBidi"/>
            <w:bCs w:val="0"/>
            <w:noProof/>
            <w:color w:val="auto"/>
            <w:sz w:val="22"/>
            <w:lang w:val="en-GB" w:eastAsia="en-GB"/>
          </w:rPr>
          <w:tab/>
        </w:r>
        <w:r w:rsidRPr="009D7110">
          <w:rPr>
            <w:rStyle w:val="Lienhypertexte"/>
            <w:noProof/>
          </w:rPr>
          <w:t>Fourniture ALSTOM</w:t>
        </w:r>
        <w:r>
          <w:rPr>
            <w:noProof/>
            <w:webHidden/>
          </w:rPr>
          <w:tab/>
        </w:r>
        <w:r>
          <w:rPr>
            <w:noProof/>
            <w:webHidden/>
          </w:rPr>
          <w:fldChar w:fldCharType="begin"/>
        </w:r>
        <w:r>
          <w:rPr>
            <w:noProof/>
            <w:webHidden/>
          </w:rPr>
          <w:instrText xml:space="preserve"> PAGEREF _Toc398632678 \h </w:instrText>
        </w:r>
      </w:ins>
      <w:r>
        <w:rPr>
          <w:noProof/>
          <w:webHidden/>
        </w:rPr>
      </w:r>
      <w:r>
        <w:rPr>
          <w:noProof/>
          <w:webHidden/>
        </w:rPr>
        <w:fldChar w:fldCharType="separate"/>
      </w:r>
      <w:ins w:id="129" w:author="DECOOPMAN Alexandre" w:date="2014-09-16T12:08:00Z">
        <w:r>
          <w:rPr>
            <w:noProof/>
            <w:webHidden/>
          </w:rPr>
          <w:t>27</w:t>
        </w:r>
        <w:r>
          <w:rPr>
            <w:noProof/>
            <w:webHidden/>
          </w:rPr>
          <w:fldChar w:fldCharType="end"/>
        </w:r>
        <w:r w:rsidRPr="009D7110">
          <w:rPr>
            <w:rStyle w:val="Lienhypertexte"/>
            <w:noProof/>
          </w:rPr>
          <w:fldChar w:fldCharType="end"/>
        </w:r>
      </w:ins>
    </w:p>
    <w:p w:rsidR="00163883" w:rsidRDefault="005F0732" w:rsidP="00EB58C9">
      <w:pPr>
        <w:pStyle w:val="Findelisteoupara"/>
      </w:pPr>
      <w:r>
        <w:rPr>
          <w:rFonts w:cs="Times"/>
          <w:bCs/>
          <w:iCs/>
          <w:caps/>
          <w:smallCaps/>
          <w:noProof/>
          <w:sz w:val="24"/>
          <w:szCs w:val="28"/>
          <w:lang w:val="en-GB"/>
        </w:rPr>
        <w:fldChar w:fldCharType="end"/>
      </w:r>
    </w:p>
    <w:p w:rsidR="00163883" w:rsidRDefault="00FC7F85" w:rsidP="00AD3A6D">
      <w:pPr>
        <w:pStyle w:val="TOC"/>
      </w:pPr>
      <w:r>
        <w:t>liste des figures</w:t>
      </w:r>
    </w:p>
    <w:p w:rsidR="00FB4A2F" w:rsidRDefault="00FC7F85">
      <w:pPr>
        <w:pStyle w:val="Tabledesillustrations"/>
        <w:tabs>
          <w:tab w:val="left" w:pos="1200"/>
          <w:tab w:val="right" w:leader="dot" w:pos="9627"/>
        </w:tabs>
        <w:rPr>
          <w:ins w:id="130" w:author="DECOOPMAN Alexandre" w:date="2014-09-16T12:08:00Z"/>
          <w:rFonts w:asciiTheme="minorHAnsi" w:eastAsiaTheme="minorEastAsia" w:hAnsiTheme="minorHAnsi" w:cstheme="minorBidi"/>
          <w:noProof/>
          <w:sz w:val="22"/>
          <w:lang w:val="en-GB" w:eastAsia="en-GB"/>
        </w:rPr>
      </w:pPr>
      <w:r>
        <w:fldChar w:fldCharType="begin"/>
      </w:r>
      <w:r>
        <w:instrText xml:space="preserve"> TOC \h \z \t "Titre de figure" \c </w:instrText>
      </w:r>
      <w:r>
        <w:fldChar w:fldCharType="separate"/>
      </w:r>
      <w:ins w:id="131" w:author="DECOOPMAN Alexandre" w:date="2014-09-16T12:08:00Z">
        <w:r w:rsidR="00FB4A2F" w:rsidRPr="00D60196">
          <w:rPr>
            <w:rStyle w:val="Lienhypertexte"/>
            <w:noProof/>
          </w:rPr>
          <w:fldChar w:fldCharType="begin"/>
        </w:r>
        <w:r w:rsidR="00FB4A2F" w:rsidRPr="00D60196">
          <w:rPr>
            <w:rStyle w:val="Lienhypertexte"/>
            <w:noProof/>
          </w:rPr>
          <w:instrText xml:space="preserve"> </w:instrText>
        </w:r>
        <w:r w:rsidR="00FB4A2F">
          <w:rPr>
            <w:noProof/>
          </w:rPr>
          <w:instrText>HYPERLINK \l "_Toc398632679"</w:instrText>
        </w:r>
        <w:r w:rsidR="00FB4A2F" w:rsidRPr="00D60196">
          <w:rPr>
            <w:rStyle w:val="Lienhypertexte"/>
            <w:noProof/>
          </w:rPr>
          <w:instrText xml:space="preserve"> </w:instrText>
        </w:r>
        <w:r w:rsidR="00FB4A2F" w:rsidRPr="00D60196">
          <w:rPr>
            <w:rStyle w:val="Lienhypertexte"/>
            <w:noProof/>
          </w:rPr>
          <w:fldChar w:fldCharType="separate"/>
        </w:r>
        <w:r w:rsidR="00FB4A2F" w:rsidRPr="00D60196">
          <w:rPr>
            <w:rStyle w:val="Lienhypertexte"/>
            <w:noProof/>
          </w:rPr>
          <w:t>Figure.1</w:t>
        </w:r>
        <w:r w:rsidR="00FB4A2F">
          <w:rPr>
            <w:rFonts w:asciiTheme="minorHAnsi" w:eastAsiaTheme="minorEastAsia" w:hAnsiTheme="minorHAnsi" w:cstheme="minorBidi"/>
            <w:noProof/>
            <w:sz w:val="22"/>
            <w:lang w:val="en-GB" w:eastAsia="en-GB"/>
          </w:rPr>
          <w:tab/>
        </w:r>
        <w:r w:rsidR="00FB4A2F" w:rsidRPr="00D60196">
          <w:rPr>
            <w:rStyle w:val="Lienhypertexte"/>
            <w:noProof/>
          </w:rPr>
          <w:t>Architecture matérielle du Panier PA</w:t>
        </w:r>
        <w:r w:rsidR="00FB4A2F">
          <w:rPr>
            <w:noProof/>
            <w:webHidden/>
          </w:rPr>
          <w:tab/>
        </w:r>
        <w:r w:rsidR="00FB4A2F">
          <w:rPr>
            <w:noProof/>
            <w:webHidden/>
          </w:rPr>
          <w:fldChar w:fldCharType="begin"/>
        </w:r>
        <w:r w:rsidR="00FB4A2F">
          <w:rPr>
            <w:noProof/>
            <w:webHidden/>
          </w:rPr>
          <w:instrText xml:space="preserve"> PAGEREF _Toc398632679 \h </w:instrText>
        </w:r>
      </w:ins>
      <w:r w:rsidR="00FB4A2F">
        <w:rPr>
          <w:noProof/>
          <w:webHidden/>
        </w:rPr>
      </w:r>
      <w:r w:rsidR="00FB4A2F">
        <w:rPr>
          <w:noProof/>
          <w:webHidden/>
        </w:rPr>
        <w:fldChar w:fldCharType="separate"/>
      </w:r>
      <w:ins w:id="132" w:author="DECOOPMAN Alexandre" w:date="2014-09-16T12:08:00Z">
        <w:r w:rsidR="00FB4A2F">
          <w:rPr>
            <w:noProof/>
            <w:webHidden/>
          </w:rPr>
          <w:t>5</w:t>
        </w:r>
        <w:r w:rsidR="00FB4A2F">
          <w:rPr>
            <w:noProof/>
            <w:webHidden/>
          </w:rPr>
          <w:fldChar w:fldCharType="end"/>
        </w:r>
        <w:r w:rsidR="00FB4A2F" w:rsidRPr="00D60196">
          <w:rPr>
            <w:rStyle w:val="Lienhypertexte"/>
            <w:noProof/>
          </w:rPr>
          <w:fldChar w:fldCharType="end"/>
        </w:r>
      </w:ins>
    </w:p>
    <w:p w:rsidR="00FB4A2F" w:rsidRDefault="00FB4A2F">
      <w:pPr>
        <w:pStyle w:val="Tabledesillustrations"/>
        <w:tabs>
          <w:tab w:val="left" w:pos="1200"/>
          <w:tab w:val="right" w:leader="dot" w:pos="9627"/>
        </w:tabs>
        <w:rPr>
          <w:ins w:id="133" w:author="DECOOPMAN Alexandre" w:date="2014-09-16T12:08:00Z"/>
          <w:rFonts w:asciiTheme="minorHAnsi" w:eastAsiaTheme="minorEastAsia" w:hAnsiTheme="minorHAnsi" w:cstheme="minorBidi"/>
          <w:noProof/>
          <w:sz w:val="22"/>
          <w:lang w:val="en-GB" w:eastAsia="en-GB"/>
        </w:rPr>
      </w:pPr>
      <w:ins w:id="134" w:author="DECOOPMAN Alexandre" w:date="2014-09-16T12:08:00Z">
        <w:r w:rsidRPr="00D60196">
          <w:rPr>
            <w:rStyle w:val="Lienhypertexte"/>
            <w:noProof/>
          </w:rPr>
          <w:fldChar w:fldCharType="begin"/>
        </w:r>
        <w:r w:rsidRPr="00D60196">
          <w:rPr>
            <w:rStyle w:val="Lienhypertexte"/>
            <w:noProof/>
          </w:rPr>
          <w:instrText xml:space="preserve"> </w:instrText>
        </w:r>
        <w:r>
          <w:rPr>
            <w:noProof/>
          </w:rPr>
          <w:instrText>HYPERLINK \l "_Toc398632680"</w:instrText>
        </w:r>
        <w:r w:rsidRPr="00D60196">
          <w:rPr>
            <w:rStyle w:val="Lienhypertexte"/>
            <w:noProof/>
          </w:rPr>
          <w:instrText xml:space="preserve"> </w:instrText>
        </w:r>
        <w:r w:rsidRPr="00D60196">
          <w:rPr>
            <w:rStyle w:val="Lienhypertexte"/>
            <w:noProof/>
          </w:rPr>
          <w:fldChar w:fldCharType="separate"/>
        </w:r>
        <w:r w:rsidRPr="00D60196">
          <w:rPr>
            <w:rStyle w:val="Lienhypertexte"/>
            <w:noProof/>
          </w:rPr>
          <w:t>Figure.2</w:t>
        </w:r>
        <w:r>
          <w:rPr>
            <w:rFonts w:asciiTheme="minorHAnsi" w:eastAsiaTheme="minorEastAsia" w:hAnsiTheme="minorHAnsi" w:cstheme="minorBidi"/>
            <w:noProof/>
            <w:sz w:val="22"/>
            <w:lang w:val="en-GB" w:eastAsia="en-GB"/>
          </w:rPr>
          <w:tab/>
        </w:r>
        <w:r w:rsidRPr="00D60196">
          <w:rPr>
            <w:rStyle w:val="Lienhypertexte"/>
            <w:noProof/>
          </w:rPr>
          <w:t>Architecture Statique du Logiciel</w:t>
        </w:r>
        <w:r>
          <w:rPr>
            <w:noProof/>
            <w:webHidden/>
          </w:rPr>
          <w:tab/>
        </w:r>
        <w:r>
          <w:rPr>
            <w:noProof/>
            <w:webHidden/>
          </w:rPr>
          <w:fldChar w:fldCharType="begin"/>
        </w:r>
        <w:r>
          <w:rPr>
            <w:noProof/>
            <w:webHidden/>
          </w:rPr>
          <w:instrText xml:space="preserve"> PAGEREF _Toc398632680 \h </w:instrText>
        </w:r>
      </w:ins>
      <w:r>
        <w:rPr>
          <w:noProof/>
          <w:webHidden/>
        </w:rPr>
      </w:r>
      <w:r>
        <w:rPr>
          <w:noProof/>
          <w:webHidden/>
        </w:rPr>
        <w:fldChar w:fldCharType="separate"/>
      </w:r>
      <w:ins w:id="135" w:author="DECOOPMAN Alexandre" w:date="2014-09-16T12:08:00Z">
        <w:r>
          <w:rPr>
            <w:noProof/>
            <w:webHidden/>
          </w:rPr>
          <w:t>8</w:t>
        </w:r>
        <w:r>
          <w:rPr>
            <w:noProof/>
            <w:webHidden/>
          </w:rPr>
          <w:fldChar w:fldCharType="end"/>
        </w:r>
        <w:r w:rsidRPr="00D60196">
          <w:rPr>
            <w:rStyle w:val="Lienhypertexte"/>
            <w:noProof/>
          </w:rPr>
          <w:fldChar w:fldCharType="end"/>
        </w:r>
      </w:ins>
    </w:p>
    <w:p w:rsidR="00FB4A2F" w:rsidRDefault="00FB4A2F">
      <w:pPr>
        <w:pStyle w:val="Tabledesillustrations"/>
        <w:tabs>
          <w:tab w:val="left" w:pos="1200"/>
          <w:tab w:val="right" w:leader="dot" w:pos="9627"/>
        </w:tabs>
        <w:rPr>
          <w:ins w:id="136" w:author="DECOOPMAN Alexandre" w:date="2014-09-16T12:08:00Z"/>
          <w:rFonts w:asciiTheme="minorHAnsi" w:eastAsiaTheme="minorEastAsia" w:hAnsiTheme="minorHAnsi" w:cstheme="minorBidi"/>
          <w:noProof/>
          <w:sz w:val="22"/>
          <w:lang w:val="en-GB" w:eastAsia="en-GB"/>
        </w:rPr>
      </w:pPr>
      <w:ins w:id="137" w:author="DECOOPMAN Alexandre" w:date="2014-09-16T12:08:00Z">
        <w:r w:rsidRPr="00D60196">
          <w:rPr>
            <w:rStyle w:val="Lienhypertexte"/>
            <w:noProof/>
          </w:rPr>
          <w:fldChar w:fldCharType="begin"/>
        </w:r>
        <w:r w:rsidRPr="00D60196">
          <w:rPr>
            <w:rStyle w:val="Lienhypertexte"/>
            <w:noProof/>
          </w:rPr>
          <w:instrText xml:space="preserve"> </w:instrText>
        </w:r>
        <w:r>
          <w:rPr>
            <w:noProof/>
          </w:rPr>
          <w:instrText>HYPERLINK \l "_Toc398632681"</w:instrText>
        </w:r>
        <w:r w:rsidRPr="00D60196">
          <w:rPr>
            <w:rStyle w:val="Lienhypertexte"/>
            <w:noProof/>
          </w:rPr>
          <w:instrText xml:space="preserve"> </w:instrText>
        </w:r>
        <w:r w:rsidRPr="00D60196">
          <w:rPr>
            <w:rStyle w:val="Lienhypertexte"/>
            <w:noProof/>
          </w:rPr>
          <w:fldChar w:fldCharType="separate"/>
        </w:r>
        <w:r w:rsidRPr="00D60196">
          <w:rPr>
            <w:rStyle w:val="Lienhypertexte"/>
            <w:noProof/>
          </w:rPr>
          <w:t>Figure.3</w:t>
        </w:r>
        <w:r>
          <w:rPr>
            <w:rFonts w:asciiTheme="minorHAnsi" w:eastAsiaTheme="minorEastAsia" w:hAnsiTheme="minorHAnsi" w:cstheme="minorBidi"/>
            <w:noProof/>
            <w:sz w:val="22"/>
            <w:lang w:val="en-GB" w:eastAsia="en-GB"/>
          </w:rPr>
          <w:tab/>
        </w:r>
        <w:r w:rsidRPr="00D60196">
          <w:rPr>
            <w:rStyle w:val="Lienhypertexte"/>
            <w:noProof/>
          </w:rPr>
          <w:t>Fonctionnement dynamique du logiciel</w:t>
        </w:r>
        <w:r>
          <w:rPr>
            <w:noProof/>
            <w:webHidden/>
          </w:rPr>
          <w:tab/>
        </w:r>
        <w:r>
          <w:rPr>
            <w:noProof/>
            <w:webHidden/>
          </w:rPr>
          <w:fldChar w:fldCharType="begin"/>
        </w:r>
        <w:r>
          <w:rPr>
            <w:noProof/>
            <w:webHidden/>
          </w:rPr>
          <w:instrText xml:space="preserve"> PAGEREF _Toc398632681 \h </w:instrText>
        </w:r>
      </w:ins>
      <w:r>
        <w:rPr>
          <w:noProof/>
          <w:webHidden/>
        </w:rPr>
      </w:r>
      <w:r>
        <w:rPr>
          <w:noProof/>
          <w:webHidden/>
        </w:rPr>
        <w:fldChar w:fldCharType="separate"/>
      </w:r>
      <w:ins w:id="138" w:author="DECOOPMAN Alexandre" w:date="2014-09-16T12:08:00Z">
        <w:r>
          <w:rPr>
            <w:noProof/>
            <w:webHidden/>
          </w:rPr>
          <w:t>9</w:t>
        </w:r>
        <w:r>
          <w:rPr>
            <w:noProof/>
            <w:webHidden/>
          </w:rPr>
          <w:fldChar w:fldCharType="end"/>
        </w:r>
        <w:r w:rsidRPr="00D60196">
          <w:rPr>
            <w:rStyle w:val="Lienhypertexte"/>
            <w:noProof/>
          </w:rPr>
          <w:fldChar w:fldCharType="end"/>
        </w:r>
      </w:ins>
    </w:p>
    <w:p w:rsidR="00FB4A2F" w:rsidRDefault="00FB4A2F">
      <w:pPr>
        <w:pStyle w:val="Tabledesillustrations"/>
        <w:tabs>
          <w:tab w:val="left" w:pos="1200"/>
          <w:tab w:val="right" w:leader="dot" w:pos="9627"/>
        </w:tabs>
        <w:rPr>
          <w:ins w:id="139" w:author="DECOOPMAN Alexandre" w:date="2014-09-16T12:08:00Z"/>
          <w:rFonts w:asciiTheme="minorHAnsi" w:eastAsiaTheme="minorEastAsia" w:hAnsiTheme="minorHAnsi" w:cstheme="minorBidi"/>
          <w:noProof/>
          <w:sz w:val="22"/>
          <w:lang w:val="en-GB" w:eastAsia="en-GB"/>
        </w:rPr>
      </w:pPr>
      <w:ins w:id="140" w:author="DECOOPMAN Alexandre" w:date="2014-09-16T12:08:00Z">
        <w:r w:rsidRPr="00D60196">
          <w:rPr>
            <w:rStyle w:val="Lienhypertexte"/>
            <w:noProof/>
          </w:rPr>
          <w:fldChar w:fldCharType="begin"/>
        </w:r>
        <w:r w:rsidRPr="00D60196">
          <w:rPr>
            <w:rStyle w:val="Lienhypertexte"/>
            <w:noProof/>
          </w:rPr>
          <w:instrText xml:space="preserve"> </w:instrText>
        </w:r>
        <w:r>
          <w:rPr>
            <w:noProof/>
          </w:rPr>
          <w:instrText>HYPERLINK \l "_Toc398632682"</w:instrText>
        </w:r>
        <w:r w:rsidRPr="00D60196">
          <w:rPr>
            <w:rStyle w:val="Lienhypertexte"/>
            <w:noProof/>
          </w:rPr>
          <w:instrText xml:space="preserve"> </w:instrText>
        </w:r>
        <w:r w:rsidRPr="00D60196">
          <w:rPr>
            <w:rStyle w:val="Lienhypertexte"/>
            <w:noProof/>
          </w:rPr>
          <w:fldChar w:fldCharType="separate"/>
        </w:r>
        <w:r w:rsidRPr="00D60196">
          <w:rPr>
            <w:rStyle w:val="Lienhypertexte"/>
            <w:noProof/>
          </w:rPr>
          <w:t>Figure.4</w:t>
        </w:r>
        <w:r>
          <w:rPr>
            <w:rFonts w:asciiTheme="minorHAnsi" w:eastAsiaTheme="minorEastAsia" w:hAnsiTheme="minorHAnsi" w:cstheme="minorBidi"/>
            <w:noProof/>
            <w:sz w:val="22"/>
            <w:lang w:val="en-GB" w:eastAsia="en-GB"/>
          </w:rPr>
          <w:tab/>
        </w:r>
        <w:r w:rsidRPr="00D60196">
          <w:rPr>
            <w:rStyle w:val="Lienhypertexte"/>
            <w:noProof/>
          </w:rPr>
          <w:t>Interfaces externes</w:t>
        </w:r>
        <w:r>
          <w:rPr>
            <w:noProof/>
            <w:webHidden/>
          </w:rPr>
          <w:tab/>
        </w:r>
        <w:r>
          <w:rPr>
            <w:noProof/>
            <w:webHidden/>
          </w:rPr>
          <w:fldChar w:fldCharType="begin"/>
        </w:r>
        <w:r>
          <w:rPr>
            <w:noProof/>
            <w:webHidden/>
          </w:rPr>
          <w:instrText xml:space="preserve"> PAGEREF _Toc398632682 \h </w:instrText>
        </w:r>
      </w:ins>
      <w:r>
        <w:rPr>
          <w:noProof/>
          <w:webHidden/>
        </w:rPr>
      </w:r>
      <w:r>
        <w:rPr>
          <w:noProof/>
          <w:webHidden/>
        </w:rPr>
        <w:fldChar w:fldCharType="separate"/>
      </w:r>
      <w:ins w:id="141" w:author="DECOOPMAN Alexandre" w:date="2014-09-16T12:08:00Z">
        <w:r>
          <w:rPr>
            <w:noProof/>
            <w:webHidden/>
          </w:rPr>
          <w:t>16</w:t>
        </w:r>
        <w:r>
          <w:rPr>
            <w:noProof/>
            <w:webHidden/>
          </w:rPr>
          <w:fldChar w:fldCharType="end"/>
        </w:r>
        <w:r w:rsidRPr="00D60196">
          <w:rPr>
            <w:rStyle w:val="Lienhypertexte"/>
            <w:noProof/>
          </w:rPr>
          <w:fldChar w:fldCharType="end"/>
        </w:r>
      </w:ins>
    </w:p>
    <w:p w:rsidR="00FB4A2F" w:rsidRDefault="00FB4A2F">
      <w:pPr>
        <w:pStyle w:val="Tabledesillustrations"/>
        <w:tabs>
          <w:tab w:val="left" w:pos="1200"/>
          <w:tab w:val="right" w:leader="dot" w:pos="9627"/>
        </w:tabs>
        <w:rPr>
          <w:ins w:id="142" w:author="DECOOPMAN Alexandre" w:date="2014-09-16T12:08:00Z"/>
          <w:rFonts w:asciiTheme="minorHAnsi" w:eastAsiaTheme="minorEastAsia" w:hAnsiTheme="minorHAnsi" w:cstheme="minorBidi"/>
          <w:noProof/>
          <w:sz w:val="22"/>
          <w:lang w:val="en-GB" w:eastAsia="en-GB"/>
        </w:rPr>
      </w:pPr>
      <w:ins w:id="143" w:author="DECOOPMAN Alexandre" w:date="2014-09-16T12:08:00Z">
        <w:r w:rsidRPr="00D60196">
          <w:rPr>
            <w:rStyle w:val="Lienhypertexte"/>
            <w:noProof/>
          </w:rPr>
          <w:fldChar w:fldCharType="begin"/>
        </w:r>
        <w:r w:rsidRPr="00D60196">
          <w:rPr>
            <w:rStyle w:val="Lienhypertexte"/>
            <w:noProof/>
          </w:rPr>
          <w:instrText xml:space="preserve"> </w:instrText>
        </w:r>
        <w:r>
          <w:rPr>
            <w:noProof/>
          </w:rPr>
          <w:instrText>HYPERLINK \l "_Toc398632683"</w:instrText>
        </w:r>
        <w:r w:rsidRPr="00D60196">
          <w:rPr>
            <w:rStyle w:val="Lienhypertexte"/>
            <w:noProof/>
          </w:rPr>
          <w:instrText xml:space="preserve"> </w:instrText>
        </w:r>
        <w:r w:rsidRPr="00D60196">
          <w:rPr>
            <w:rStyle w:val="Lienhypertexte"/>
            <w:noProof/>
          </w:rPr>
          <w:fldChar w:fldCharType="separate"/>
        </w:r>
        <w:r w:rsidRPr="00D60196">
          <w:rPr>
            <w:rStyle w:val="Lienhypertexte"/>
            <w:noProof/>
          </w:rPr>
          <w:t>Figure.5</w:t>
        </w:r>
        <w:r>
          <w:rPr>
            <w:rFonts w:asciiTheme="minorHAnsi" w:eastAsiaTheme="minorEastAsia" w:hAnsiTheme="minorHAnsi" w:cstheme="minorBidi"/>
            <w:noProof/>
            <w:sz w:val="22"/>
            <w:lang w:val="en-GB" w:eastAsia="en-GB"/>
          </w:rPr>
          <w:tab/>
        </w:r>
        <w:r w:rsidRPr="00D60196">
          <w:rPr>
            <w:rStyle w:val="Lienhypertexte"/>
            <w:noProof/>
          </w:rPr>
          <w:t>Définition du retard et du temps de réponse</w:t>
        </w:r>
        <w:r>
          <w:rPr>
            <w:noProof/>
            <w:webHidden/>
          </w:rPr>
          <w:tab/>
        </w:r>
        <w:r>
          <w:rPr>
            <w:noProof/>
            <w:webHidden/>
          </w:rPr>
          <w:fldChar w:fldCharType="begin"/>
        </w:r>
        <w:r>
          <w:rPr>
            <w:noProof/>
            <w:webHidden/>
          </w:rPr>
          <w:instrText xml:space="preserve"> PAGEREF _Toc398632683 \h </w:instrText>
        </w:r>
      </w:ins>
      <w:r>
        <w:rPr>
          <w:noProof/>
          <w:webHidden/>
        </w:rPr>
      </w:r>
      <w:r>
        <w:rPr>
          <w:noProof/>
          <w:webHidden/>
        </w:rPr>
        <w:fldChar w:fldCharType="separate"/>
      </w:r>
      <w:ins w:id="144" w:author="DECOOPMAN Alexandre" w:date="2014-09-16T12:08:00Z">
        <w:r>
          <w:rPr>
            <w:noProof/>
            <w:webHidden/>
          </w:rPr>
          <w:t>23</w:t>
        </w:r>
        <w:r>
          <w:rPr>
            <w:noProof/>
            <w:webHidden/>
          </w:rPr>
          <w:fldChar w:fldCharType="end"/>
        </w:r>
        <w:r w:rsidRPr="00D60196">
          <w:rPr>
            <w:rStyle w:val="Lienhypertexte"/>
            <w:noProof/>
          </w:rPr>
          <w:fldChar w:fldCharType="end"/>
        </w:r>
      </w:ins>
    </w:p>
    <w:p w:rsidR="00163883" w:rsidRDefault="00FC7F85">
      <w:r>
        <w:fldChar w:fldCharType="end"/>
      </w:r>
    </w:p>
    <w:p w:rsidR="00163883" w:rsidRDefault="00FC7F85" w:rsidP="00AD3A6D">
      <w:pPr>
        <w:pStyle w:val="TOC"/>
      </w:pPr>
      <w:r>
        <w:t>liste des tableaux</w:t>
      </w:r>
    </w:p>
    <w:p w:rsidR="00FB4A2F" w:rsidRDefault="00FC7F85">
      <w:pPr>
        <w:pStyle w:val="Tabledesillustrations"/>
        <w:tabs>
          <w:tab w:val="left" w:pos="1200"/>
          <w:tab w:val="right" w:leader="dot" w:pos="9627"/>
        </w:tabs>
        <w:rPr>
          <w:ins w:id="145" w:author="DECOOPMAN Alexandre" w:date="2014-09-16T12:08:00Z"/>
          <w:rFonts w:asciiTheme="minorHAnsi" w:eastAsiaTheme="minorEastAsia" w:hAnsiTheme="minorHAnsi" w:cstheme="minorBidi"/>
          <w:noProof/>
          <w:sz w:val="22"/>
          <w:lang w:val="en-GB" w:eastAsia="en-GB"/>
        </w:rPr>
      </w:pPr>
      <w:r>
        <w:fldChar w:fldCharType="begin"/>
      </w:r>
      <w:r w:rsidRPr="00F913AC">
        <w:instrText xml:space="preserve"> TOC \h \z \t "Titre de tableau" \c </w:instrText>
      </w:r>
      <w:r>
        <w:fldChar w:fldCharType="separate"/>
      </w:r>
      <w:ins w:id="146" w:author="DECOOPMAN Alexandre" w:date="2014-09-16T12:08:00Z">
        <w:r w:rsidR="00FB4A2F" w:rsidRPr="00EE41B0">
          <w:rPr>
            <w:rStyle w:val="Lienhypertexte"/>
            <w:noProof/>
          </w:rPr>
          <w:fldChar w:fldCharType="begin"/>
        </w:r>
        <w:r w:rsidR="00FB4A2F" w:rsidRPr="00EE41B0">
          <w:rPr>
            <w:rStyle w:val="Lienhypertexte"/>
            <w:noProof/>
          </w:rPr>
          <w:instrText xml:space="preserve"> </w:instrText>
        </w:r>
        <w:r w:rsidR="00FB4A2F">
          <w:rPr>
            <w:noProof/>
          </w:rPr>
          <w:instrText>HYPERLINK \l "_Toc398632684"</w:instrText>
        </w:r>
        <w:r w:rsidR="00FB4A2F" w:rsidRPr="00EE41B0">
          <w:rPr>
            <w:rStyle w:val="Lienhypertexte"/>
            <w:noProof/>
          </w:rPr>
          <w:instrText xml:space="preserve"> </w:instrText>
        </w:r>
        <w:r w:rsidR="00FB4A2F" w:rsidRPr="00EE41B0">
          <w:rPr>
            <w:rStyle w:val="Lienhypertexte"/>
            <w:noProof/>
          </w:rPr>
          <w:fldChar w:fldCharType="separate"/>
        </w:r>
        <w:r w:rsidR="00FB4A2F" w:rsidRPr="00EE41B0">
          <w:rPr>
            <w:rStyle w:val="Lienhypertexte"/>
            <w:noProof/>
          </w:rPr>
          <w:t>Tableau 1.</w:t>
        </w:r>
        <w:r w:rsidR="00FB4A2F">
          <w:rPr>
            <w:rFonts w:asciiTheme="minorHAnsi" w:eastAsiaTheme="minorEastAsia" w:hAnsiTheme="minorHAnsi" w:cstheme="minorBidi"/>
            <w:noProof/>
            <w:sz w:val="22"/>
            <w:lang w:val="en-GB" w:eastAsia="en-GB"/>
          </w:rPr>
          <w:tab/>
        </w:r>
        <w:r w:rsidR="00FB4A2F" w:rsidRPr="00EE41B0">
          <w:rPr>
            <w:rStyle w:val="Lienhypertexte"/>
            <w:noProof/>
          </w:rPr>
          <w:t>Liste des fonctions</w:t>
        </w:r>
        <w:r w:rsidR="00FB4A2F">
          <w:rPr>
            <w:noProof/>
            <w:webHidden/>
          </w:rPr>
          <w:tab/>
        </w:r>
        <w:r w:rsidR="00FB4A2F">
          <w:rPr>
            <w:noProof/>
            <w:webHidden/>
          </w:rPr>
          <w:fldChar w:fldCharType="begin"/>
        </w:r>
        <w:r w:rsidR="00FB4A2F">
          <w:rPr>
            <w:noProof/>
            <w:webHidden/>
          </w:rPr>
          <w:instrText xml:space="preserve"> PAGEREF _Toc398632684 \h </w:instrText>
        </w:r>
      </w:ins>
      <w:r w:rsidR="00FB4A2F">
        <w:rPr>
          <w:noProof/>
          <w:webHidden/>
        </w:rPr>
      </w:r>
      <w:r w:rsidR="00FB4A2F">
        <w:rPr>
          <w:noProof/>
          <w:webHidden/>
        </w:rPr>
        <w:fldChar w:fldCharType="separate"/>
      </w:r>
      <w:ins w:id="147" w:author="DECOOPMAN Alexandre" w:date="2014-09-16T12:08:00Z">
        <w:r w:rsidR="00FB4A2F">
          <w:rPr>
            <w:noProof/>
            <w:webHidden/>
          </w:rPr>
          <w:t>11</w:t>
        </w:r>
        <w:r w:rsidR="00FB4A2F">
          <w:rPr>
            <w:noProof/>
            <w:webHidden/>
          </w:rPr>
          <w:fldChar w:fldCharType="end"/>
        </w:r>
        <w:r w:rsidR="00FB4A2F" w:rsidRPr="00EE41B0">
          <w:rPr>
            <w:rStyle w:val="Lienhypertexte"/>
            <w:noProof/>
          </w:rPr>
          <w:fldChar w:fldCharType="end"/>
        </w:r>
      </w:ins>
    </w:p>
    <w:p w:rsidR="00FB4A2F" w:rsidRDefault="00FB4A2F">
      <w:pPr>
        <w:pStyle w:val="Tabledesillustrations"/>
        <w:tabs>
          <w:tab w:val="left" w:pos="1200"/>
          <w:tab w:val="right" w:leader="dot" w:pos="9627"/>
        </w:tabs>
        <w:rPr>
          <w:ins w:id="148" w:author="DECOOPMAN Alexandre" w:date="2014-09-16T12:08:00Z"/>
          <w:rFonts w:asciiTheme="minorHAnsi" w:eastAsiaTheme="minorEastAsia" w:hAnsiTheme="minorHAnsi" w:cstheme="minorBidi"/>
          <w:noProof/>
          <w:sz w:val="22"/>
          <w:lang w:val="en-GB" w:eastAsia="en-GB"/>
        </w:rPr>
      </w:pPr>
      <w:ins w:id="149" w:author="DECOOPMAN Alexandre" w:date="2014-09-16T12:08:00Z">
        <w:r w:rsidRPr="00EE41B0">
          <w:rPr>
            <w:rStyle w:val="Lienhypertexte"/>
            <w:noProof/>
          </w:rPr>
          <w:fldChar w:fldCharType="begin"/>
        </w:r>
        <w:r w:rsidRPr="00EE41B0">
          <w:rPr>
            <w:rStyle w:val="Lienhypertexte"/>
            <w:noProof/>
          </w:rPr>
          <w:instrText xml:space="preserve"> </w:instrText>
        </w:r>
        <w:r>
          <w:rPr>
            <w:noProof/>
          </w:rPr>
          <w:instrText>HYPERLINK \l "_Toc398632685"</w:instrText>
        </w:r>
        <w:r w:rsidRPr="00EE41B0">
          <w:rPr>
            <w:rStyle w:val="Lienhypertexte"/>
            <w:noProof/>
          </w:rPr>
          <w:instrText xml:space="preserve"> </w:instrText>
        </w:r>
        <w:r w:rsidRPr="00EE41B0">
          <w:rPr>
            <w:rStyle w:val="Lienhypertexte"/>
            <w:noProof/>
          </w:rPr>
          <w:fldChar w:fldCharType="separate"/>
        </w:r>
        <w:r w:rsidRPr="00EE41B0">
          <w:rPr>
            <w:rStyle w:val="Lienhypertexte"/>
            <w:noProof/>
          </w:rPr>
          <w:t>Tableau 2.</w:t>
        </w:r>
        <w:r>
          <w:rPr>
            <w:rFonts w:asciiTheme="minorHAnsi" w:eastAsiaTheme="minorEastAsia" w:hAnsiTheme="minorHAnsi" w:cstheme="minorBidi"/>
            <w:noProof/>
            <w:sz w:val="22"/>
            <w:lang w:val="en-GB" w:eastAsia="en-GB"/>
          </w:rPr>
          <w:tab/>
        </w:r>
        <w:r w:rsidRPr="00EE41B0">
          <w:rPr>
            <w:rStyle w:val="Lienhypertexte"/>
            <w:noProof/>
          </w:rPr>
          <w:t>Gestion des liaisons Train &amp; SACEM</w:t>
        </w:r>
        <w:r>
          <w:rPr>
            <w:noProof/>
            <w:webHidden/>
          </w:rPr>
          <w:tab/>
        </w:r>
        <w:r>
          <w:rPr>
            <w:noProof/>
            <w:webHidden/>
          </w:rPr>
          <w:fldChar w:fldCharType="begin"/>
        </w:r>
        <w:r>
          <w:rPr>
            <w:noProof/>
            <w:webHidden/>
          </w:rPr>
          <w:instrText xml:space="preserve"> PAGEREF _Toc398632685 \h </w:instrText>
        </w:r>
      </w:ins>
      <w:r>
        <w:rPr>
          <w:noProof/>
          <w:webHidden/>
        </w:rPr>
      </w:r>
      <w:r>
        <w:rPr>
          <w:noProof/>
          <w:webHidden/>
        </w:rPr>
        <w:fldChar w:fldCharType="separate"/>
      </w:r>
      <w:ins w:id="150" w:author="DECOOPMAN Alexandre" w:date="2014-09-16T12:08:00Z">
        <w:r>
          <w:rPr>
            <w:noProof/>
            <w:webHidden/>
          </w:rPr>
          <w:t>12</w:t>
        </w:r>
        <w:r>
          <w:rPr>
            <w:noProof/>
            <w:webHidden/>
          </w:rPr>
          <w:fldChar w:fldCharType="end"/>
        </w:r>
        <w:r w:rsidRPr="00EE41B0">
          <w:rPr>
            <w:rStyle w:val="Lienhypertexte"/>
            <w:noProof/>
          </w:rPr>
          <w:fldChar w:fldCharType="end"/>
        </w:r>
      </w:ins>
    </w:p>
    <w:p w:rsidR="00FB4A2F" w:rsidRDefault="00FB4A2F">
      <w:pPr>
        <w:pStyle w:val="Tabledesillustrations"/>
        <w:tabs>
          <w:tab w:val="left" w:pos="1200"/>
          <w:tab w:val="right" w:leader="dot" w:pos="9627"/>
        </w:tabs>
        <w:rPr>
          <w:ins w:id="151" w:author="DECOOPMAN Alexandre" w:date="2014-09-16T12:08:00Z"/>
          <w:rFonts w:asciiTheme="minorHAnsi" w:eastAsiaTheme="minorEastAsia" w:hAnsiTheme="minorHAnsi" w:cstheme="minorBidi"/>
          <w:noProof/>
          <w:sz w:val="22"/>
          <w:lang w:val="en-GB" w:eastAsia="en-GB"/>
        </w:rPr>
      </w:pPr>
      <w:ins w:id="152" w:author="DECOOPMAN Alexandre" w:date="2014-09-16T12:08:00Z">
        <w:r w:rsidRPr="00EE41B0">
          <w:rPr>
            <w:rStyle w:val="Lienhypertexte"/>
            <w:noProof/>
          </w:rPr>
          <w:fldChar w:fldCharType="begin"/>
        </w:r>
        <w:r w:rsidRPr="00EE41B0">
          <w:rPr>
            <w:rStyle w:val="Lienhypertexte"/>
            <w:noProof/>
          </w:rPr>
          <w:instrText xml:space="preserve"> </w:instrText>
        </w:r>
        <w:r>
          <w:rPr>
            <w:noProof/>
          </w:rPr>
          <w:instrText>HYPERLINK \l "_Toc398632686"</w:instrText>
        </w:r>
        <w:r w:rsidRPr="00EE41B0">
          <w:rPr>
            <w:rStyle w:val="Lienhypertexte"/>
            <w:noProof/>
          </w:rPr>
          <w:instrText xml:space="preserve"> </w:instrText>
        </w:r>
        <w:r w:rsidRPr="00EE41B0">
          <w:rPr>
            <w:rStyle w:val="Lienhypertexte"/>
            <w:noProof/>
          </w:rPr>
          <w:fldChar w:fldCharType="separate"/>
        </w:r>
        <w:r w:rsidRPr="00EE41B0">
          <w:rPr>
            <w:rStyle w:val="Lienhypertexte"/>
            <w:noProof/>
          </w:rPr>
          <w:t>Tableau 3.</w:t>
        </w:r>
        <w:r>
          <w:rPr>
            <w:rFonts w:asciiTheme="minorHAnsi" w:eastAsiaTheme="minorEastAsia" w:hAnsiTheme="minorHAnsi" w:cstheme="minorBidi"/>
            <w:noProof/>
            <w:sz w:val="22"/>
            <w:lang w:val="en-GB" w:eastAsia="en-GB"/>
          </w:rPr>
          <w:tab/>
        </w:r>
        <w:r w:rsidRPr="00EE41B0">
          <w:rPr>
            <w:rStyle w:val="Lienhypertexte"/>
            <w:noProof/>
          </w:rPr>
          <w:t>Gestion de la conduite en PA</w:t>
        </w:r>
        <w:r>
          <w:rPr>
            <w:noProof/>
            <w:webHidden/>
          </w:rPr>
          <w:tab/>
        </w:r>
        <w:r>
          <w:rPr>
            <w:noProof/>
            <w:webHidden/>
          </w:rPr>
          <w:fldChar w:fldCharType="begin"/>
        </w:r>
        <w:r>
          <w:rPr>
            <w:noProof/>
            <w:webHidden/>
          </w:rPr>
          <w:instrText xml:space="preserve"> PAGEREF _Toc398632686 \h </w:instrText>
        </w:r>
      </w:ins>
      <w:r>
        <w:rPr>
          <w:noProof/>
          <w:webHidden/>
        </w:rPr>
      </w:r>
      <w:r>
        <w:rPr>
          <w:noProof/>
          <w:webHidden/>
        </w:rPr>
        <w:fldChar w:fldCharType="separate"/>
      </w:r>
      <w:ins w:id="153" w:author="DECOOPMAN Alexandre" w:date="2014-09-16T12:08:00Z">
        <w:r>
          <w:rPr>
            <w:noProof/>
            <w:webHidden/>
          </w:rPr>
          <w:t>13</w:t>
        </w:r>
        <w:r>
          <w:rPr>
            <w:noProof/>
            <w:webHidden/>
          </w:rPr>
          <w:fldChar w:fldCharType="end"/>
        </w:r>
        <w:r w:rsidRPr="00EE41B0">
          <w:rPr>
            <w:rStyle w:val="Lienhypertexte"/>
            <w:noProof/>
          </w:rPr>
          <w:fldChar w:fldCharType="end"/>
        </w:r>
      </w:ins>
    </w:p>
    <w:p w:rsidR="00FB4A2F" w:rsidRDefault="00FB4A2F">
      <w:pPr>
        <w:pStyle w:val="Tabledesillustrations"/>
        <w:tabs>
          <w:tab w:val="left" w:pos="1200"/>
          <w:tab w:val="right" w:leader="dot" w:pos="9627"/>
        </w:tabs>
        <w:rPr>
          <w:ins w:id="154" w:author="DECOOPMAN Alexandre" w:date="2014-09-16T12:08:00Z"/>
          <w:rFonts w:asciiTheme="minorHAnsi" w:eastAsiaTheme="minorEastAsia" w:hAnsiTheme="minorHAnsi" w:cstheme="minorBidi"/>
          <w:noProof/>
          <w:sz w:val="22"/>
          <w:lang w:val="en-GB" w:eastAsia="en-GB"/>
        </w:rPr>
      </w:pPr>
      <w:ins w:id="155" w:author="DECOOPMAN Alexandre" w:date="2014-09-16T12:08:00Z">
        <w:r w:rsidRPr="00EE41B0">
          <w:rPr>
            <w:rStyle w:val="Lienhypertexte"/>
            <w:noProof/>
          </w:rPr>
          <w:fldChar w:fldCharType="begin"/>
        </w:r>
        <w:r w:rsidRPr="00EE41B0">
          <w:rPr>
            <w:rStyle w:val="Lienhypertexte"/>
            <w:noProof/>
          </w:rPr>
          <w:instrText xml:space="preserve"> </w:instrText>
        </w:r>
        <w:r>
          <w:rPr>
            <w:noProof/>
          </w:rPr>
          <w:instrText>HYPERLINK \l "_Toc398632687"</w:instrText>
        </w:r>
        <w:r w:rsidRPr="00EE41B0">
          <w:rPr>
            <w:rStyle w:val="Lienhypertexte"/>
            <w:noProof/>
          </w:rPr>
          <w:instrText xml:space="preserve"> </w:instrText>
        </w:r>
        <w:r w:rsidRPr="00EE41B0">
          <w:rPr>
            <w:rStyle w:val="Lienhypertexte"/>
            <w:noProof/>
          </w:rPr>
          <w:fldChar w:fldCharType="separate"/>
        </w:r>
        <w:r w:rsidRPr="00EE41B0">
          <w:rPr>
            <w:rStyle w:val="Lienhypertexte"/>
            <w:noProof/>
          </w:rPr>
          <w:t>Tableau 4.</w:t>
        </w:r>
        <w:r>
          <w:rPr>
            <w:rFonts w:asciiTheme="minorHAnsi" w:eastAsiaTheme="minorEastAsia" w:hAnsiTheme="minorHAnsi" w:cstheme="minorBidi"/>
            <w:noProof/>
            <w:sz w:val="22"/>
            <w:lang w:val="en-GB" w:eastAsia="en-GB"/>
          </w:rPr>
          <w:tab/>
        </w:r>
        <w:r w:rsidRPr="00EE41B0">
          <w:rPr>
            <w:rStyle w:val="Lienhypertexte"/>
            <w:noProof/>
          </w:rPr>
          <w:t>Supervision des équipements</w:t>
        </w:r>
        <w:r>
          <w:rPr>
            <w:noProof/>
            <w:webHidden/>
          </w:rPr>
          <w:tab/>
        </w:r>
        <w:r>
          <w:rPr>
            <w:noProof/>
            <w:webHidden/>
          </w:rPr>
          <w:fldChar w:fldCharType="begin"/>
        </w:r>
        <w:r>
          <w:rPr>
            <w:noProof/>
            <w:webHidden/>
          </w:rPr>
          <w:instrText xml:space="preserve"> PAGEREF _Toc398632687 \h </w:instrText>
        </w:r>
      </w:ins>
      <w:r>
        <w:rPr>
          <w:noProof/>
          <w:webHidden/>
        </w:rPr>
      </w:r>
      <w:r>
        <w:rPr>
          <w:noProof/>
          <w:webHidden/>
        </w:rPr>
        <w:fldChar w:fldCharType="separate"/>
      </w:r>
      <w:ins w:id="156" w:author="DECOOPMAN Alexandre" w:date="2014-09-16T12:08:00Z">
        <w:r>
          <w:rPr>
            <w:noProof/>
            <w:webHidden/>
          </w:rPr>
          <w:t>13</w:t>
        </w:r>
        <w:r>
          <w:rPr>
            <w:noProof/>
            <w:webHidden/>
          </w:rPr>
          <w:fldChar w:fldCharType="end"/>
        </w:r>
        <w:r w:rsidRPr="00EE41B0">
          <w:rPr>
            <w:rStyle w:val="Lienhypertexte"/>
            <w:noProof/>
          </w:rPr>
          <w:fldChar w:fldCharType="end"/>
        </w:r>
      </w:ins>
    </w:p>
    <w:p w:rsidR="00FB4A2F" w:rsidRDefault="00FB4A2F">
      <w:pPr>
        <w:pStyle w:val="Tabledesillustrations"/>
        <w:tabs>
          <w:tab w:val="left" w:pos="1200"/>
          <w:tab w:val="right" w:leader="dot" w:pos="9627"/>
        </w:tabs>
        <w:rPr>
          <w:ins w:id="157" w:author="DECOOPMAN Alexandre" w:date="2014-09-16T12:08:00Z"/>
          <w:rFonts w:asciiTheme="minorHAnsi" w:eastAsiaTheme="minorEastAsia" w:hAnsiTheme="minorHAnsi" w:cstheme="minorBidi"/>
          <w:noProof/>
          <w:sz w:val="22"/>
          <w:lang w:val="en-GB" w:eastAsia="en-GB"/>
        </w:rPr>
      </w:pPr>
      <w:ins w:id="158" w:author="DECOOPMAN Alexandre" w:date="2014-09-16T12:08:00Z">
        <w:r w:rsidRPr="00EE41B0">
          <w:rPr>
            <w:rStyle w:val="Lienhypertexte"/>
            <w:noProof/>
          </w:rPr>
          <w:fldChar w:fldCharType="begin"/>
        </w:r>
        <w:r w:rsidRPr="00EE41B0">
          <w:rPr>
            <w:rStyle w:val="Lienhypertexte"/>
            <w:noProof/>
          </w:rPr>
          <w:instrText xml:space="preserve"> </w:instrText>
        </w:r>
        <w:r>
          <w:rPr>
            <w:noProof/>
          </w:rPr>
          <w:instrText>HYPERLINK \l "_Toc398632688"</w:instrText>
        </w:r>
        <w:r w:rsidRPr="00EE41B0">
          <w:rPr>
            <w:rStyle w:val="Lienhypertexte"/>
            <w:noProof/>
          </w:rPr>
          <w:instrText xml:space="preserve"> </w:instrText>
        </w:r>
        <w:r w:rsidRPr="00EE41B0">
          <w:rPr>
            <w:rStyle w:val="Lienhypertexte"/>
            <w:noProof/>
          </w:rPr>
          <w:fldChar w:fldCharType="separate"/>
        </w:r>
        <w:r w:rsidRPr="00EE41B0">
          <w:rPr>
            <w:rStyle w:val="Lienhypertexte"/>
            <w:noProof/>
          </w:rPr>
          <w:t>Tableau 5.</w:t>
        </w:r>
        <w:r>
          <w:rPr>
            <w:rFonts w:asciiTheme="minorHAnsi" w:eastAsiaTheme="minorEastAsia" w:hAnsiTheme="minorHAnsi" w:cstheme="minorBidi"/>
            <w:noProof/>
            <w:sz w:val="22"/>
            <w:lang w:val="en-GB" w:eastAsia="en-GB"/>
          </w:rPr>
          <w:tab/>
        </w:r>
        <w:r w:rsidRPr="00EE41B0">
          <w:rPr>
            <w:rStyle w:val="Lienhypertexte"/>
            <w:noProof/>
          </w:rPr>
          <w:t>Gestion des services</w:t>
        </w:r>
        <w:r>
          <w:rPr>
            <w:noProof/>
            <w:webHidden/>
          </w:rPr>
          <w:tab/>
        </w:r>
        <w:r>
          <w:rPr>
            <w:noProof/>
            <w:webHidden/>
          </w:rPr>
          <w:fldChar w:fldCharType="begin"/>
        </w:r>
        <w:r>
          <w:rPr>
            <w:noProof/>
            <w:webHidden/>
          </w:rPr>
          <w:instrText xml:space="preserve"> PAGEREF _Toc398632688 \h </w:instrText>
        </w:r>
      </w:ins>
      <w:r>
        <w:rPr>
          <w:noProof/>
          <w:webHidden/>
        </w:rPr>
      </w:r>
      <w:r>
        <w:rPr>
          <w:noProof/>
          <w:webHidden/>
        </w:rPr>
        <w:fldChar w:fldCharType="separate"/>
      </w:r>
      <w:ins w:id="159" w:author="DECOOPMAN Alexandre" w:date="2014-09-16T12:08:00Z">
        <w:r>
          <w:rPr>
            <w:noProof/>
            <w:webHidden/>
          </w:rPr>
          <w:t>14</w:t>
        </w:r>
        <w:r>
          <w:rPr>
            <w:noProof/>
            <w:webHidden/>
          </w:rPr>
          <w:fldChar w:fldCharType="end"/>
        </w:r>
        <w:r w:rsidRPr="00EE41B0">
          <w:rPr>
            <w:rStyle w:val="Lienhypertexte"/>
            <w:noProof/>
          </w:rPr>
          <w:fldChar w:fldCharType="end"/>
        </w:r>
      </w:ins>
    </w:p>
    <w:p w:rsidR="00163883" w:rsidRPr="00F913AC" w:rsidRDefault="00FC7F85" w:rsidP="00A6189A">
      <w:pPr>
        <w:rPr>
          <w:szCs w:val="22"/>
        </w:rPr>
      </w:pPr>
      <w:r>
        <w:fldChar w:fldCharType="end"/>
      </w:r>
    </w:p>
    <w:p w:rsidR="00163883" w:rsidRDefault="00163883"/>
    <w:p w:rsidR="00163883" w:rsidRDefault="00163883">
      <w:pPr>
        <w:sectPr w:rsidR="00163883">
          <w:pgSz w:w="11906" w:h="16838" w:code="9"/>
          <w:pgMar w:top="2268" w:right="851" w:bottom="1134" w:left="1418" w:header="567" w:footer="0" w:gutter="0"/>
          <w:cols w:space="708"/>
          <w:docGrid w:linePitch="360"/>
        </w:sectPr>
      </w:pPr>
    </w:p>
    <w:p w:rsidR="00D07AA8" w:rsidRDefault="00D07AA8" w:rsidP="00AD3A6D">
      <w:pPr>
        <w:pStyle w:val="Titre1"/>
      </w:pPr>
      <w:bookmarkStart w:id="160" w:name="_Toc398632636"/>
      <w:r>
        <w:t>introduction</w:t>
      </w:r>
      <w:bookmarkEnd w:id="160"/>
    </w:p>
    <w:p w:rsidR="002749B3" w:rsidRPr="002749B3" w:rsidRDefault="002749B3" w:rsidP="000755C2">
      <w:pPr>
        <w:pStyle w:val="Textestandard"/>
      </w:pPr>
      <w:r w:rsidRPr="002749B3">
        <w:t xml:space="preserve">L’objectif de ce document est de présenter la solution technique proposée par ALSTOM pour répondre aux besoins du PA SACEM pour le RER A. La solution technique du pilote automatique est principalement basée sur la réutilisation d’une architecture existante et de matériel utilisé sur des projets similaires. </w:t>
      </w:r>
    </w:p>
    <w:p w:rsidR="002749B3" w:rsidRPr="002749B3" w:rsidRDefault="002749B3" w:rsidP="000755C2">
      <w:pPr>
        <w:pStyle w:val="Textestandard"/>
      </w:pPr>
      <w:r w:rsidRPr="002749B3">
        <w:t>La première partie définit l’architecture de la solution, en détaillant la partie matérielle et la partie logicielle.  Ensuite le chapitre liste des fonctions définit les fonctions qui seront implémentées pour la réalisation du pilote automatique du RER-A. Les interfaces du sous-système PA seront détaillées afin d’identifier les échanges nécessaires entre le PA et son environnement.</w:t>
      </w:r>
    </w:p>
    <w:p w:rsidR="002749B3" w:rsidRPr="002749B3" w:rsidRDefault="002749B3" w:rsidP="000755C2">
      <w:pPr>
        <w:pStyle w:val="Textestandard"/>
      </w:pPr>
      <w:r w:rsidRPr="002749B3">
        <w:t>La dernière partie démontre la capacité d’ALSTOM à modéliser des trains et explique comment seront construits les modèles trains.</w:t>
      </w:r>
    </w:p>
    <w:p w:rsidR="002749B3" w:rsidRDefault="00AE2B76" w:rsidP="000755C2">
      <w:pPr>
        <w:pStyle w:val="Textestandard"/>
      </w:pPr>
      <w:ins w:id="161" w:author="GUIZARD Maurice" w:date="2014-09-09T18:13:00Z">
        <w:r>
          <w:t xml:space="preserve">Une partie complémentaire est ajoutée dans la version </w:t>
        </w:r>
      </w:ins>
      <w:ins w:id="162" w:author="DECOOPMAN Alexandre" w:date="2014-09-16T11:35:00Z">
        <w:r w:rsidR="00A86A33">
          <w:t xml:space="preserve">2.0 </w:t>
        </w:r>
      </w:ins>
      <w:ins w:id="163" w:author="GUIZARD Maurice" w:date="2014-09-09T18:13:00Z">
        <w:r>
          <w:t>pour présenter la solution permettant un suivi opérationnel par liaison radio.</w:t>
        </w:r>
      </w:ins>
    </w:p>
    <w:p w:rsidR="00D07AA8" w:rsidRDefault="00CA3F65" w:rsidP="000755C2">
      <w:pPr>
        <w:pStyle w:val="Textestandard"/>
        <w:rPr>
          <w:rFonts w:cs="Times"/>
          <w:b/>
          <w:color w:val="6D8FA5"/>
          <w:sz w:val="28"/>
          <w:szCs w:val="28"/>
        </w:rPr>
      </w:pPr>
      <w:r w:rsidRPr="00DA736A">
        <w:rPr>
          <w:u w:val="single"/>
        </w:rPr>
        <w:t>Remarque</w:t>
      </w:r>
      <w:r>
        <w:t> : Pour la suite du do</w:t>
      </w:r>
      <w:r w:rsidR="00354150">
        <w:t>cu</w:t>
      </w:r>
      <w:r>
        <w:t xml:space="preserve">ment le </w:t>
      </w:r>
      <w:r w:rsidR="00354150">
        <w:t xml:space="preserve">terme </w:t>
      </w:r>
      <w:r w:rsidR="00995B08">
        <w:t xml:space="preserve">SACEM010 </w:t>
      </w:r>
      <w:r w:rsidR="00354150">
        <w:t xml:space="preserve">identifie le </w:t>
      </w:r>
      <w:r w:rsidR="00995B08">
        <w:t xml:space="preserve">SACEM </w:t>
      </w:r>
      <w:proofErr w:type="spellStart"/>
      <w:r w:rsidR="005F0732">
        <w:t>re</w:t>
      </w:r>
      <w:proofErr w:type="spellEnd"/>
      <w:r w:rsidR="005F0732">
        <w:t>-packagé</w:t>
      </w:r>
      <w:r w:rsidR="00995B08">
        <w:t xml:space="preserve"> </w:t>
      </w:r>
      <w:r>
        <w:t xml:space="preserve">par ALSTOM </w:t>
      </w:r>
      <w:r w:rsidR="00995B08">
        <w:t>en techno</w:t>
      </w:r>
      <w:r>
        <w:t xml:space="preserve">logie </w:t>
      </w:r>
      <w:r w:rsidR="00995B08">
        <w:t xml:space="preserve">CMS </w:t>
      </w:r>
      <w:r w:rsidR="00F2393A">
        <w:t xml:space="preserve">et </w:t>
      </w:r>
      <w:r>
        <w:t xml:space="preserve">doté </w:t>
      </w:r>
      <w:r w:rsidR="00F2393A">
        <w:t>d’un bus SACEM étendu</w:t>
      </w:r>
      <w:r w:rsidR="00354150">
        <w:t>.</w:t>
      </w:r>
    </w:p>
    <w:p w:rsidR="00534964" w:rsidRPr="00534964" w:rsidRDefault="00534964" w:rsidP="000755C2">
      <w:pPr>
        <w:pStyle w:val="Textestandard"/>
      </w:pPr>
    </w:p>
    <w:p w:rsidR="00534964" w:rsidRDefault="00534964" w:rsidP="00AD3A6D">
      <w:pPr>
        <w:pStyle w:val="Titre1"/>
      </w:pPr>
      <w:bookmarkStart w:id="164" w:name="_Toc398632637"/>
      <w:r>
        <w:t>Architecture</w:t>
      </w:r>
      <w:bookmarkEnd w:id="164"/>
      <w:r>
        <w:t xml:space="preserve"> </w:t>
      </w:r>
    </w:p>
    <w:p w:rsidR="00D07AA8" w:rsidRDefault="00D07AA8" w:rsidP="000755C2">
      <w:pPr>
        <w:pStyle w:val="Textestandard"/>
      </w:pPr>
      <w:r>
        <w:t xml:space="preserve">La solution technique ALSTOM est basée </w:t>
      </w:r>
      <w:r w:rsidR="00895A62">
        <w:t xml:space="preserve">principalement </w:t>
      </w:r>
      <w:r>
        <w:t xml:space="preserve">sur </w:t>
      </w:r>
      <w:r w:rsidR="00DC5559">
        <w:t>la ré</w:t>
      </w:r>
      <w:r>
        <w:t>utilisation de modules Matériels et Logiciels existant.</w:t>
      </w:r>
    </w:p>
    <w:p w:rsidR="00895A62" w:rsidRDefault="00A86A33" w:rsidP="000039A0">
      <w:pPr>
        <w:pStyle w:val="Titre2"/>
      </w:pPr>
      <w:r>
        <w:t xml:space="preserve"> </w:t>
      </w:r>
      <w:bookmarkStart w:id="165" w:name="_Toc398632638"/>
      <w:r w:rsidR="00895A62">
        <w:t>Architecture Matérielle</w:t>
      </w:r>
      <w:bookmarkEnd w:id="165"/>
    </w:p>
    <w:p w:rsidR="00786BB5" w:rsidRDefault="00786BB5" w:rsidP="00FA4FC0">
      <w:pPr>
        <w:pStyle w:val="Titre3"/>
      </w:pPr>
      <w:bookmarkStart w:id="166" w:name="_Toc398632639"/>
      <w:r>
        <w:t xml:space="preserve">Stratégie </w:t>
      </w:r>
      <w:r w:rsidR="00477C31">
        <w:t>propos</w:t>
      </w:r>
      <w:r w:rsidR="00534964">
        <w:t>ée</w:t>
      </w:r>
      <w:bookmarkEnd w:id="166"/>
    </w:p>
    <w:p w:rsidR="000F6DF8" w:rsidRDefault="00477C31" w:rsidP="000755C2">
      <w:pPr>
        <w:pStyle w:val="Textestandard"/>
      </w:pPr>
      <w:r>
        <w:t>Le couple de carte</w:t>
      </w:r>
      <w:r w:rsidR="002749B3">
        <w:t>s</w:t>
      </w:r>
      <w:r>
        <w:t xml:space="preserve"> </w:t>
      </w:r>
      <w:r w:rsidRPr="00987152">
        <w:rPr>
          <w:b/>
        </w:rPr>
        <w:t>CUC</w:t>
      </w:r>
      <w:r>
        <w:rPr>
          <w:b/>
        </w:rPr>
        <w:t>0</w:t>
      </w:r>
      <w:r w:rsidRPr="00987152">
        <w:rPr>
          <w:b/>
        </w:rPr>
        <w:t>12 + CMR</w:t>
      </w:r>
      <w:r>
        <w:rPr>
          <w:b/>
        </w:rPr>
        <w:t>0</w:t>
      </w:r>
      <w:r w:rsidRPr="00987152">
        <w:rPr>
          <w:b/>
        </w:rPr>
        <w:t>15</w:t>
      </w:r>
      <w:r>
        <w:t>, Carte Unité Centrale + Carte Matériel Roulant, constitue le module matériel stratégique de la solution ATO ALSTOM. L’asservissement ainsi réalisé est un standard sur les solutions ATO</w:t>
      </w:r>
      <w:r w:rsidR="00534964">
        <w:t xml:space="preserve"> ALSTOM</w:t>
      </w:r>
      <w:r>
        <w:t xml:space="preserve">, </w:t>
      </w:r>
      <w:r w:rsidR="00C47D47">
        <w:t xml:space="preserve">cette stabilité au cœur du matériel sera un atout pour garantir la maitrise </w:t>
      </w:r>
      <w:r>
        <w:t xml:space="preserve"> des jalons projets.</w:t>
      </w:r>
    </w:p>
    <w:p w:rsidR="00895A62" w:rsidRDefault="00895A62" w:rsidP="00FA4FC0">
      <w:pPr>
        <w:pStyle w:val="Titre3"/>
      </w:pPr>
      <w:bookmarkStart w:id="167" w:name="_Toc398632640"/>
      <w:r>
        <w:t>Le tiroir PA</w:t>
      </w:r>
      <w:bookmarkEnd w:id="167"/>
    </w:p>
    <w:p w:rsidR="002749B3" w:rsidRPr="002749B3" w:rsidRDefault="002749B3" w:rsidP="005F0732">
      <w:pPr>
        <w:pStyle w:val="Textestandard"/>
        <w:rPr>
          <w:rFonts w:ascii="Calibri" w:hAnsi="Calibri" w:cs="Calibri"/>
          <w:sz w:val="22"/>
          <w:szCs w:val="22"/>
        </w:rPr>
      </w:pPr>
      <w:r w:rsidRPr="002749B3">
        <w:t>Le tiroir PA viendra s’insérer dans l’emplacement réservé dans les trains MI2N et MI09 comme définit dans la spécification  EZ.4-50108 du cahier du charges. La composition du panier est détaillée par la suite. </w:t>
      </w:r>
    </w:p>
    <w:p w:rsidR="002749B3" w:rsidRPr="002749B3" w:rsidRDefault="002749B3" w:rsidP="000755C2">
      <w:pPr>
        <w:pStyle w:val="Textestandard"/>
      </w:pPr>
    </w:p>
    <w:p w:rsidR="00987152" w:rsidRDefault="00EF07FD" w:rsidP="00D17F51">
      <w:pPr>
        <w:pStyle w:val="Figure"/>
      </w:pPr>
      <w:r>
        <w:rPr>
          <w:noProof/>
        </w:rPr>
        <w:drawing>
          <wp:inline distT="0" distB="0" distL="0" distR="0" wp14:anchorId="1C30B34E" wp14:editId="135B6F76">
            <wp:extent cx="3467100" cy="1704975"/>
            <wp:effectExtent l="0" t="0" r="0" b="9525"/>
            <wp:docPr id="3"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1704975"/>
                    </a:xfrm>
                    <a:prstGeom prst="rect">
                      <a:avLst/>
                    </a:prstGeom>
                    <a:noFill/>
                    <a:ln>
                      <a:noFill/>
                    </a:ln>
                  </pic:spPr>
                </pic:pic>
              </a:graphicData>
            </a:graphic>
          </wp:inline>
        </w:drawing>
      </w:r>
    </w:p>
    <w:p w:rsidR="00FC1170" w:rsidRDefault="00FC1170" w:rsidP="00FC1170">
      <w:r>
        <w:t xml:space="preserve">                     </w:t>
      </w:r>
      <w:r>
        <w:rPr>
          <w:noProof/>
        </w:rPr>
        <w:t xml:space="preserve">                                   </w:t>
      </w:r>
      <w:r>
        <w:t xml:space="preserve"> </w:t>
      </w:r>
    </w:p>
    <w:p w:rsidR="00FC1170" w:rsidRDefault="00F94ACE" w:rsidP="00D17F51">
      <w:pPr>
        <w:pStyle w:val="Figure"/>
        <w:rPr>
          <w:noProof/>
        </w:rPr>
      </w:pPr>
      <w:r>
        <w:rPr>
          <w:noProof/>
        </w:rPr>
        <w:drawing>
          <wp:inline distT="0" distB="0" distL="0" distR="0" wp14:anchorId="35CFB738" wp14:editId="7CB49F67">
            <wp:extent cx="2714625" cy="2665650"/>
            <wp:effectExtent l="0" t="0" r="0" b="190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6342" cy="2667336"/>
                    </a:xfrm>
                    <a:prstGeom prst="rect">
                      <a:avLst/>
                    </a:prstGeom>
                    <a:noFill/>
                  </pic:spPr>
                </pic:pic>
              </a:graphicData>
            </a:graphic>
          </wp:inline>
        </w:drawing>
      </w:r>
    </w:p>
    <w:p w:rsidR="00D825BA" w:rsidRPr="00F94ACE" w:rsidRDefault="00D825BA" w:rsidP="001A72EC">
      <w:pPr>
        <w:pStyle w:val="Titredefigure"/>
        <w:rPr>
          <w:lang w:val="fr-FR"/>
        </w:rPr>
      </w:pPr>
      <w:bookmarkStart w:id="168" w:name="_Toc398632679"/>
      <w:r w:rsidRPr="00F94ACE">
        <w:rPr>
          <w:lang w:val="fr-FR"/>
        </w:rPr>
        <w:t>Architecture matérielle du Panier PA</w:t>
      </w:r>
      <w:bookmarkEnd w:id="168"/>
    </w:p>
    <w:p w:rsidR="009210E2" w:rsidRPr="009210E2" w:rsidRDefault="009210E2" w:rsidP="00FA4FC0">
      <w:pPr>
        <w:pStyle w:val="Titre3"/>
      </w:pPr>
      <w:bookmarkStart w:id="169" w:name="_Toc398632641"/>
      <w:r w:rsidRPr="009210E2">
        <w:t>Détails du la conception matériel</w:t>
      </w:r>
      <w:bookmarkEnd w:id="169"/>
    </w:p>
    <w:p w:rsidR="009210E2" w:rsidRDefault="009210E2" w:rsidP="000755C2">
      <w:pPr>
        <w:pStyle w:val="Textestandard"/>
        <w:rPr>
          <w:color w:val="FF0000"/>
        </w:rPr>
      </w:pPr>
      <w:r w:rsidRPr="00915A0D">
        <w:rPr>
          <w:b/>
        </w:rPr>
        <w:t xml:space="preserve">Panier PA : </w:t>
      </w:r>
      <w:r>
        <w:t xml:space="preserve">Dimension 6U9 (compatible pour un emplacement 6U10), le panier Réouverture KVB est proposé </w:t>
      </w:r>
    </w:p>
    <w:p w:rsidR="009210E2" w:rsidRDefault="009210E2" w:rsidP="000755C2">
      <w:pPr>
        <w:pStyle w:val="Textestandard"/>
      </w:pPr>
      <w:r w:rsidRPr="0067110D">
        <w:rPr>
          <w:b/>
        </w:rPr>
        <w:t xml:space="preserve">Carte CMM10x : </w:t>
      </w:r>
      <w:r w:rsidRPr="0067110D">
        <w:t>Carte mère, fond de panier. Reprise d’une carte CMM SACEM</w:t>
      </w:r>
      <w:r w:rsidR="00CA3F65">
        <w:t>010</w:t>
      </w:r>
      <w:r w:rsidRPr="0067110D">
        <w:t xml:space="preserve">  existante et adaptation aux contraintes</w:t>
      </w:r>
      <w:r>
        <w:t xml:space="preserve"> du tiroir PA. </w:t>
      </w:r>
    </w:p>
    <w:p w:rsidR="009210E2" w:rsidRPr="003B24C9" w:rsidRDefault="009210E2" w:rsidP="000755C2">
      <w:pPr>
        <w:pStyle w:val="Textestandard"/>
      </w:pPr>
      <w:r w:rsidRPr="0067110D">
        <w:rPr>
          <w:b/>
        </w:rPr>
        <w:t xml:space="preserve">Carte </w:t>
      </w:r>
      <w:r w:rsidRPr="003B24C9">
        <w:rPr>
          <w:b/>
        </w:rPr>
        <w:t>CUC012</w:t>
      </w:r>
      <w:r>
        <w:t xml:space="preserve"> : Carte unité centrale, </w:t>
      </w:r>
      <w:r w:rsidRPr="003B24C9">
        <w:t>est la dernière génération de la carte CUC05 en service sur le SACEM RERA. Fonctionnant à 25 MHz et équipée de 2 processeurs</w:t>
      </w:r>
      <w:r w:rsidR="00F1190F">
        <w:t xml:space="preserve"> et de 1Mo de mémoire flash par processeur</w:t>
      </w:r>
      <w:r w:rsidRPr="003B24C9">
        <w:t>.</w:t>
      </w:r>
    </w:p>
    <w:p w:rsidR="009210E2" w:rsidRDefault="009210E2" w:rsidP="009207BC">
      <w:pPr>
        <w:pStyle w:val="Textestandard"/>
      </w:pPr>
      <w:r w:rsidRPr="0067110D">
        <w:rPr>
          <w:b/>
        </w:rPr>
        <w:t>Carte</w:t>
      </w:r>
      <w:r w:rsidRPr="00E14E77">
        <w:t xml:space="preserve"> </w:t>
      </w:r>
      <w:r w:rsidRPr="00E14E77">
        <w:rPr>
          <w:b/>
        </w:rPr>
        <w:t>CMR015</w:t>
      </w:r>
      <w:r>
        <w:t xml:space="preserve"> : Carte interface Matériel Roulant, </w:t>
      </w:r>
      <w:r w:rsidRPr="00E14E77">
        <w:t>hérite des développements du SACEM</w:t>
      </w:r>
      <w:r w:rsidR="00CA3F65">
        <w:t>010</w:t>
      </w:r>
      <w:r w:rsidRPr="00E14E77">
        <w:t xml:space="preserve"> de la CMR01x, la carte CMR010 a été basée sur la carte IMR01 du panier PA prévu sur le SACEM.</w:t>
      </w:r>
      <w:r w:rsidRPr="00551626">
        <w:t xml:space="preserve"> </w:t>
      </w:r>
      <w:ins w:id="170" w:author="GUIZARD Maurice" w:date="2014-09-02T20:05:00Z">
        <w:r w:rsidR="009207BC" w:rsidRPr="009207BC">
          <w:t xml:space="preserve">Pour les sorties PWM, notre conception prévoit : U Nominal 72V, </w:t>
        </w:r>
        <w:proofErr w:type="spellStart"/>
        <w:r w:rsidR="009207BC" w:rsidRPr="009207BC">
          <w:t>Freq</w:t>
        </w:r>
        <w:proofErr w:type="spellEnd"/>
        <w:r w:rsidR="009207BC" w:rsidRPr="009207BC">
          <w:t xml:space="preserve">= 100Hz Imax </w:t>
        </w:r>
      </w:ins>
      <w:ins w:id="171" w:author="GUIZARD Maurice" w:date="2014-09-10T09:52:00Z">
        <w:r w:rsidR="00565DF0">
          <w:t>3</w:t>
        </w:r>
      </w:ins>
      <w:ins w:id="172" w:author="GUIZARD Maurice" w:date="2014-09-10T09:51:00Z">
        <w:r w:rsidR="00565DF0">
          <w:t>00</w:t>
        </w:r>
      </w:ins>
      <w:ins w:id="173" w:author="GUIZARD Maurice" w:date="2014-09-02T20:05:00Z">
        <w:r w:rsidR="009207BC" w:rsidRPr="009207BC">
          <w:t>mA</w:t>
        </w:r>
      </w:ins>
      <w:ins w:id="174" w:author="GUIZARD Maurice" w:date="2014-09-10T09:52:00Z">
        <w:r w:rsidR="00565DF0">
          <w:rPr>
            <w:rStyle w:val="Appelnotedebasdep"/>
          </w:rPr>
          <w:footnoteReference w:id="1"/>
        </w:r>
      </w:ins>
      <w:ins w:id="195" w:author="GUIZARD Maurice" w:date="2014-09-02T20:05:00Z">
        <w:r w:rsidR="009207BC" w:rsidRPr="009207BC">
          <w:t>,  Charge résistive</w:t>
        </w:r>
      </w:ins>
      <w:ins w:id="196" w:author="GUIZARD Maurice" w:date="2014-09-02T20:06:00Z">
        <w:r w:rsidR="009207BC">
          <w:t xml:space="preserve">. </w:t>
        </w:r>
      </w:ins>
      <w:ins w:id="197" w:author="GUIZARD Maurice" w:date="2014-09-02T20:05:00Z">
        <w:r w:rsidR="009207BC" w:rsidRPr="009207BC">
          <w:t xml:space="preserve">Pour les </w:t>
        </w:r>
      </w:ins>
      <w:ins w:id="198" w:author="DECOOPMAN Alexandre" w:date="2014-09-16T11:50:00Z">
        <w:r w:rsidR="00B00104">
          <w:t>s</w:t>
        </w:r>
      </w:ins>
      <w:ins w:id="199" w:author="GUIZARD Maurice" w:date="2014-09-02T20:05:00Z">
        <w:r w:rsidR="009207BC" w:rsidRPr="009207BC">
          <w:t>ortie</w:t>
        </w:r>
      </w:ins>
      <w:ins w:id="200" w:author="DECOOPMAN Alexandre" w:date="2014-09-16T11:50:00Z">
        <w:r w:rsidR="00B00104">
          <w:t>s</w:t>
        </w:r>
      </w:ins>
      <w:ins w:id="201" w:author="GUIZARD Maurice" w:date="2014-09-02T20:05:00Z">
        <w:r w:rsidR="009207BC" w:rsidRPr="009207BC">
          <w:t xml:space="preserve"> TOR de puissance, notre conception est conforme au §6.7.2  avec un courant max. de 150mA</w:t>
        </w:r>
      </w:ins>
    </w:p>
    <w:p w:rsidR="009210E2" w:rsidRDefault="009210E2" w:rsidP="000755C2">
      <w:pPr>
        <w:pStyle w:val="Textestandard"/>
      </w:pPr>
      <w:r w:rsidRPr="0067110D">
        <w:rPr>
          <w:b/>
        </w:rPr>
        <w:t>Carte</w:t>
      </w:r>
      <w:r w:rsidRPr="00E14E77">
        <w:t xml:space="preserve"> </w:t>
      </w:r>
      <w:r w:rsidRPr="00E14E77">
        <w:rPr>
          <w:b/>
        </w:rPr>
        <w:t>CIN010</w:t>
      </w:r>
      <w:r>
        <w:t> : Carte Interface Numérique, la carte CIN03</w:t>
      </w:r>
      <w:r w:rsidRPr="00E14E77">
        <w:t xml:space="preserve"> a été réalisée par ALSTOM pour le projet Mexico ligne A</w:t>
      </w:r>
      <w:r>
        <w:t xml:space="preserve"> (début des années 90)</w:t>
      </w:r>
      <w:r w:rsidRPr="00E14E77">
        <w:t xml:space="preserve">, dans un contexte identique au PA RERA demandé. A savoir que l’armoire SACEM de Mexico avait un emplacement prévu pour le PA. </w:t>
      </w:r>
    </w:p>
    <w:p w:rsidR="009210E2" w:rsidRDefault="009210E2" w:rsidP="000755C2">
      <w:pPr>
        <w:pStyle w:val="Textestandard"/>
      </w:pPr>
      <w:r w:rsidRPr="00E14E77">
        <w:t>Cependant la carte CIN0</w:t>
      </w:r>
      <w:r>
        <w:t>3</w:t>
      </w:r>
      <w:r w:rsidRPr="00E14E77">
        <w:t xml:space="preserve"> de Mexico est obsolète, les études fonctionnelles de la carte seront reprises pour réaliser la carte CIN010.</w:t>
      </w:r>
    </w:p>
    <w:p w:rsidR="009210E2" w:rsidRDefault="009210E2" w:rsidP="009207BC">
      <w:pPr>
        <w:pStyle w:val="Textestandard"/>
      </w:pPr>
      <w:r w:rsidRPr="00E0521F">
        <w:rPr>
          <w:b/>
        </w:rPr>
        <w:t xml:space="preserve">Carte DLG3 : </w:t>
      </w:r>
      <w:r w:rsidRPr="00E0521F">
        <w:t xml:space="preserve">Carte Data </w:t>
      </w:r>
      <w:proofErr w:type="spellStart"/>
      <w:r w:rsidRPr="00E0521F">
        <w:t>Logger</w:t>
      </w:r>
      <w:proofErr w:type="spellEnd"/>
      <w:r w:rsidRPr="00E0521F">
        <w:t xml:space="preserve"> est une carte de dernière génération faisant partie de la famille Alstom </w:t>
      </w:r>
      <w:proofErr w:type="spellStart"/>
      <w:r w:rsidRPr="00E0521F">
        <w:t>Mastria</w:t>
      </w:r>
      <w:proofErr w:type="spellEnd"/>
      <w:r w:rsidRPr="00E0521F">
        <w:t>.</w:t>
      </w:r>
      <w:r w:rsidR="00F44A54">
        <w:t xml:space="preserve"> Les données sont </w:t>
      </w:r>
      <w:r w:rsidR="002749B3">
        <w:t>stockées</w:t>
      </w:r>
      <w:r w:rsidR="00F44A54">
        <w:t xml:space="preserve"> sur une carte SD amovible, il est ainsi possible </w:t>
      </w:r>
      <w:r w:rsidR="002749B3">
        <w:t xml:space="preserve">à pied d’œuvre </w:t>
      </w:r>
      <w:r w:rsidR="00F44A54">
        <w:t>de récupérer les données par simple échange de carte SD</w:t>
      </w:r>
      <w:ins w:id="202" w:author="GUIZARD Maurice" w:date="2014-09-02T20:03:00Z">
        <w:r w:rsidR="009207BC">
          <w:t xml:space="preserve"> (</w:t>
        </w:r>
        <w:r w:rsidR="009207BC" w:rsidRPr="009207BC">
          <w:t>dont les caractéristiques sont : 16 Go</w:t>
        </w:r>
      </w:ins>
      <w:ins w:id="203" w:author="GUIZARD Maurice" w:date="2014-09-02T20:04:00Z">
        <w:r w:rsidR="009207BC">
          <w:t>,</w:t>
        </w:r>
      </w:ins>
      <w:ins w:id="204" w:author="GUIZARD Maurice" w:date="2014-09-02T20:03:00Z">
        <w:r w:rsidR="009207BC" w:rsidRPr="009207BC">
          <w:t xml:space="preserve"> Class 10</w:t>
        </w:r>
      </w:ins>
      <w:ins w:id="205" w:author="GUIZARD Maurice" w:date="2014-09-02T20:04:00Z">
        <w:r w:rsidR="009207BC">
          <w:t>,</w:t>
        </w:r>
      </w:ins>
      <w:ins w:id="206" w:author="GUIZARD Maurice" w:date="2014-09-02T20:03:00Z">
        <w:r w:rsidR="009207BC" w:rsidRPr="009207BC">
          <w:t>- SDHC</w:t>
        </w:r>
      </w:ins>
      <w:ins w:id="207" w:author="GUIZARD Maurice" w:date="2014-09-02T20:04:00Z">
        <w:r w:rsidR="009207BC">
          <w:t>, c</w:t>
        </w:r>
      </w:ins>
      <w:ins w:id="208" w:author="GUIZARD Maurice" w:date="2014-09-02T20:03:00Z">
        <w:r w:rsidR="009207BC" w:rsidRPr="009207BC">
          <w:t>eci couvrira les 7 jours d'enregistrement requis</w:t>
        </w:r>
      </w:ins>
      <w:ins w:id="209" w:author="GUIZARD Maurice" w:date="2014-09-02T20:04:00Z">
        <w:r w:rsidR="009207BC">
          <w:t>)</w:t>
        </w:r>
      </w:ins>
      <w:r w:rsidR="00F44A54">
        <w:t>.</w:t>
      </w:r>
      <w:r w:rsidRPr="00E0521F">
        <w:t xml:space="preserve"> </w:t>
      </w:r>
      <w:r w:rsidR="00F44A54">
        <w:t xml:space="preserve">La carte DLG3 sera </w:t>
      </w:r>
      <w:r w:rsidRPr="00E0521F">
        <w:t>adaptée au format du Bus SACEM</w:t>
      </w:r>
      <w:r w:rsidR="00CA3F65">
        <w:t>010</w:t>
      </w:r>
      <w:r w:rsidR="00F44A54">
        <w:t xml:space="preserve"> du PA</w:t>
      </w:r>
      <w:r w:rsidRPr="00E0521F">
        <w:t>.</w:t>
      </w:r>
      <w:r>
        <w:t xml:space="preserve"> </w:t>
      </w:r>
    </w:p>
    <w:p w:rsidR="009210E2" w:rsidRDefault="009210E2" w:rsidP="000755C2">
      <w:pPr>
        <w:pStyle w:val="Textestandard"/>
      </w:pPr>
      <w:r>
        <w:rPr>
          <w:b/>
        </w:rPr>
        <w:t>Carte Alim 72v-&gt;24v</w:t>
      </w:r>
      <w:r>
        <w:t> : Bloc Alim 72/24v : produit COTS de Power One.</w:t>
      </w:r>
    </w:p>
    <w:p w:rsidR="009210E2" w:rsidRDefault="009210E2" w:rsidP="000755C2">
      <w:pPr>
        <w:pStyle w:val="Textestandard"/>
      </w:pPr>
      <w:r>
        <w:rPr>
          <w:b/>
        </w:rPr>
        <w:t>Carte CR</w:t>
      </w:r>
      <w:r w:rsidRPr="00E0521F">
        <w:rPr>
          <w:b/>
        </w:rPr>
        <w:t xml:space="preserve">V011 : </w:t>
      </w:r>
      <w:r w:rsidRPr="00E0521F">
        <w:t>Carte alimentation 24v -&gt;0v/+5v, +12v/-12v (en service actuellement sur SACEM Santiago)</w:t>
      </w:r>
    </w:p>
    <w:p w:rsidR="00C25484" w:rsidRDefault="009210E2" w:rsidP="000755C2">
      <w:pPr>
        <w:pStyle w:val="Textestandard"/>
        <w:rPr>
          <w:ins w:id="210" w:author="GUIZARD Maurice" w:date="2014-09-09T17:12:00Z"/>
        </w:rPr>
      </w:pPr>
      <w:r>
        <w:rPr>
          <w:b/>
        </w:rPr>
        <w:t xml:space="preserve">Carte CCI011 : </w:t>
      </w:r>
      <w:r>
        <w:t xml:space="preserve">Carte d’interface pour RS232 et RS485, à adapter au besoin du </w:t>
      </w:r>
      <w:r w:rsidR="002749B3">
        <w:t>pr</w:t>
      </w:r>
      <w:r>
        <w:t xml:space="preserve">ojet (nombre de module RS485). </w:t>
      </w:r>
    </w:p>
    <w:p w:rsidR="009210E2" w:rsidRDefault="00C25484" w:rsidP="000755C2">
      <w:pPr>
        <w:pStyle w:val="Textestandard"/>
      </w:pPr>
      <w:ins w:id="211" w:author="GUIZARD Maurice" w:date="2014-09-09T17:15:00Z">
        <w:r>
          <w:t xml:space="preserve">Pour la liaison PA-TETRA : </w:t>
        </w:r>
      </w:ins>
      <w:ins w:id="212" w:author="GUIZARD Maurice" w:date="2014-09-09T17:12:00Z">
        <w:r>
          <w:t xml:space="preserve">Ajout d’un module d’adaptation liaison </w:t>
        </w:r>
      </w:ins>
      <w:ins w:id="213" w:author="GUIZARD Maurice" w:date="2014-09-09T20:25:00Z">
        <w:r w:rsidR="00B5557F">
          <w:t>S</w:t>
        </w:r>
      </w:ins>
      <w:ins w:id="214" w:author="GUIZARD Maurice" w:date="2014-09-09T17:12:00Z">
        <w:r>
          <w:t xml:space="preserve">érie </w:t>
        </w:r>
      </w:ins>
      <w:ins w:id="215" w:author="GUIZARD Maurice" w:date="2014-09-09T17:14:00Z">
        <w:r>
          <w:t>–</w:t>
        </w:r>
      </w:ins>
      <w:ins w:id="216" w:author="GUIZARD Maurice" w:date="2014-09-09T17:12:00Z">
        <w:r>
          <w:t xml:space="preserve"> </w:t>
        </w:r>
      </w:ins>
      <w:ins w:id="217" w:author="GUIZARD Maurice" w:date="2014-09-09T17:14:00Z">
        <w:r>
          <w:t>Ethernet/</w:t>
        </w:r>
      </w:ins>
      <w:del w:id="218" w:author="GUIZARD Maurice" w:date="2014-09-09T17:12:00Z">
        <w:r w:rsidR="009210E2" w:rsidDel="00C25484">
          <w:delText>Aucun changement de fonctionnel.</w:delText>
        </w:r>
      </w:del>
      <w:ins w:id="219" w:author="GUIZARD Maurice" w:date="2014-09-09T17:14:00Z">
        <w:r>
          <w:t>T</w:t>
        </w:r>
      </w:ins>
      <w:ins w:id="220" w:author="GUIZARD Maurice" w:date="2014-09-09T17:15:00Z">
        <w:r>
          <w:t>CP</w:t>
        </w:r>
      </w:ins>
      <w:ins w:id="221" w:author="GUIZARD Maurice" w:date="2014-09-09T17:13:00Z">
        <w:r>
          <w:t>/</w:t>
        </w:r>
      </w:ins>
      <w:ins w:id="222" w:author="GUIZARD Maurice" w:date="2014-09-09T17:14:00Z">
        <w:r>
          <w:t>IP</w:t>
        </w:r>
      </w:ins>
      <w:ins w:id="223" w:author="GUIZARD Maurice" w:date="2014-09-09T17:13:00Z">
        <w:r>
          <w:t xml:space="preserve">, </w:t>
        </w:r>
      </w:ins>
      <w:ins w:id="224" w:author="GUIZARD Maurice" w:date="2014-09-09T17:15:00Z">
        <w:r>
          <w:t xml:space="preserve">ajout de </w:t>
        </w:r>
      </w:ins>
      <w:ins w:id="225" w:author="GUIZARD Maurice" w:date="2014-09-09T17:13:00Z">
        <w:r>
          <w:t xml:space="preserve">la sortie </w:t>
        </w:r>
      </w:ins>
      <w:ins w:id="226" w:author="GUIZARD Maurice" w:date="2014-09-09T17:14:00Z">
        <w:r>
          <w:t>Ethernet</w:t>
        </w:r>
      </w:ins>
      <w:ins w:id="227" w:author="GUIZARD Maurice" w:date="2014-09-09T17:13:00Z">
        <w:r>
          <w:t xml:space="preserve"> en face avant par connecteur </w:t>
        </w:r>
      </w:ins>
      <w:ins w:id="228" w:author="GUIZARD Maurice" w:date="2014-09-09T17:14:00Z">
        <w:r>
          <w:t>M12</w:t>
        </w:r>
      </w:ins>
      <w:ins w:id="229" w:author="GUIZARD Maurice" w:date="2014-09-09T20:25:00Z">
        <w:r w:rsidR="00B5557F">
          <w:t>.</w:t>
        </w:r>
      </w:ins>
      <w:ins w:id="230" w:author="GUIZARD Maurice" w:date="2014-09-09T20:26:00Z">
        <w:r w:rsidR="00B5557F">
          <w:t xml:space="preserve"> </w:t>
        </w:r>
      </w:ins>
    </w:p>
    <w:p w:rsidR="0046605A" w:rsidRDefault="0046605A" w:rsidP="00FA4FC0">
      <w:pPr>
        <w:pStyle w:val="Titre3"/>
      </w:pPr>
      <w:bookmarkStart w:id="231" w:name="_Toc398632642"/>
      <w:r>
        <w:t>Balise d’arrêt précis</w:t>
      </w:r>
      <w:bookmarkEnd w:id="231"/>
    </w:p>
    <w:p w:rsidR="0046605A" w:rsidRDefault="0046605A" w:rsidP="000755C2">
      <w:pPr>
        <w:pStyle w:val="Textestandard"/>
      </w:pPr>
      <w:r>
        <w:t xml:space="preserve">Les balises d’arrêt précis seront </w:t>
      </w:r>
      <w:r w:rsidR="00E6408A">
        <w:t>déployées</w:t>
      </w:r>
      <w:r>
        <w:t xml:space="preserve"> sur les quais qui le nécessite</w:t>
      </w:r>
      <w:r w:rsidR="00E6408A">
        <w:t>nt</w:t>
      </w:r>
      <w:r>
        <w:t xml:space="preserve">. </w:t>
      </w:r>
      <w:r w:rsidR="00E6408A">
        <w:t>Les balises KCVP seront utilisées, mais modifiées au niveau du codage. Un seul octet sera codé, ceci permettant de s’assurer que le SACEM ne traite pas  cette balise.</w:t>
      </w:r>
      <w:r w:rsidR="00AC30F3">
        <w:t xml:space="preserve"> Les balises nécessaires seront évaluées lors de la Simulation initiale</w:t>
      </w:r>
      <w:r w:rsidR="00F0193C">
        <w:t>.</w:t>
      </w:r>
    </w:p>
    <w:p w:rsidR="00F0193C" w:rsidRDefault="00F0193C" w:rsidP="00FA4FC0">
      <w:pPr>
        <w:pStyle w:val="Titre3"/>
      </w:pPr>
      <w:bookmarkStart w:id="232" w:name="_Toc398632643"/>
      <w:r>
        <w:t>DACPA</w:t>
      </w:r>
      <w:bookmarkEnd w:id="232"/>
    </w:p>
    <w:p w:rsidR="00F0193C" w:rsidRDefault="00292B4C" w:rsidP="000755C2">
      <w:pPr>
        <w:pStyle w:val="Textestandard"/>
      </w:pPr>
      <w:r>
        <w:t>ALSTOM propose un afficheur compatible avec les exigences de la RATP.</w:t>
      </w:r>
    </w:p>
    <w:p w:rsidR="00292B4C" w:rsidRDefault="00292B4C" w:rsidP="00292B4C">
      <w:pPr>
        <w:rPr>
          <w:ins w:id="233" w:author="DECOOPMAN Alexandre" w:date="2014-09-16T17:04:00Z"/>
        </w:rPr>
      </w:pPr>
      <w:r>
        <w:rPr>
          <w:b/>
        </w:rPr>
        <w:t xml:space="preserve">Dimension : </w:t>
      </w:r>
      <w:r w:rsidRPr="00A306FE">
        <w:rPr>
          <w:b/>
        </w:rPr>
        <w:t xml:space="preserve">15cm x </w:t>
      </w:r>
      <w:ins w:id="234" w:author="DECOOPMAN Alexandre" w:date="2014-09-16T17:04:00Z">
        <w:r w:rsidR="00DA7288">
          <w:rPr>
            <w:b/>
          </w:rPr>
          <w:t>5,1</w:t>
        </w:r>
      </w:ins>
      <w:del w:id="235" w:author="DECOOPMAN Alexandre" w:date="2014-09-16T17:04:00Z">
        <w:r w:rsidRPr="00A306FE" w:rsidDel="00DA7288">
          <w:rPr>
            <w:b/>
          </w:rPr>
          <w:delText>4</w:delText>
        </w:r>
      </w:del>
      <w:r w:rsidRPr="00A306FE">
        <w:rPr>
          <w:b/>
        </w:rPr>
        <w:t>cm</w:t>
      </w:r>
      <w:ins w:id="236" w:author="DECOOPMAN Alexandre" w:date="2014-09-16T11:38:00Z">
        <w:r w:rsidR="00A86A33">
          <w:rPr>
            <w:b/>
          </w:rPr>
          <w:t xml:space="preserve"> x 10cm</w:t>
        </w:r>
      </w:ins>
      <w:ins w:id="237" w:author="DECOOPMAN Alexandre" w:date="2014-09-16T11:39:00Z">
        <w:r w:rsidR="00A86A33">
          <w:rPr>
            <w:b/>
          </w:rPr>
          <w:t xml:space="preserve"> </w:t>
        </w:r>
      </w:ins>
      <w:ins w:id="238" w:author="DECOOPMAN Alexandre" w:date="2014-09-16T11:38:00Z">
        <w:r w:rsidR="00A86A33">
          <w:rPr>
            <w:b/>
          </w:rPr>
          <w:t>(</w:t>
        </w:r>
      </w:ins>
      <w:ins w:id="239" w:author="DECOOPMAN Alexandre" w:date="2014-09-16T11:39:00Z">
        <w:r w:rsidR="00A86A33">
          <w:rPr>
            <w:b/>
          </w:rPr>
          <w:t>largeur</w:t>
        </w:r>
      </w:ins>
      <w:ins w:id="240" w:author="DECOOPMAN Alexandre" w:date="2014-09-16T11:40:00Z">
        <w:r w:rsidR="00A86A33">
          <w:rPr>
            <w:b/>
          </w:rPr>
          <w:t xml:space="preserve"> x </w:t>
        </w:r>
        <w:proofErr w:type="gramStart"/>
        <w:r w:rsidR="00A86A33">
          <w:rPr>
            <w:b/>
          </w:rPr>
          <w:t>hauteur</w:t>
        </w:r>
      </w:ins>
      <w:proofErr w:type="gramEnd"/>
      <w:ins w:id="241" w:author="DECOOPMAN Alexandre" w:date="2014-09-16T11:39:00Z">
        <w:r w:rsidR="00A86A33">
          <w:rPr>
            <w:b/>
          </w:rPr>
          <w:t xml:space="preserve"> x profondeur</w:t>
        </w:r>
      </w:ins>
      <w:ins w:id="242" w:author="DECOOPMAN Alexandre" w:date="2014-09-16T11:40:00Z">
        <w:r w:rsidR="00A86A33">
          <w:rPr>
            <w:b/>
          </w:rPr>
          <w:t>)</w:t>
        </w:r>
      </w:ins>
      <w:del w:id="243" w:author="DECOOPMAN Alexandre" w:date="2014-09-16T11:40:00Z">
        <w:r w:rsidDel="00A86A33">
          <w:delText>, profondeur non définie dans le cahier des charges.</w:delText>
        </w:r>
      </w:del>
    </w:p>
    <w:p w:rsidR="00DA7288" w:rsidRDefault="00DA7288" w:rsidP="00DA7288">
      <w:pPr>
        <w:rPr>
          <w:ins w:id="244" w:author="DECOOPMAN Alexandre" w:date="2014-09-16T17:04:00Z"/>
        </w:rPr>
      </w:pPr>
      <w:ins w:id="245" w:author="DECOOPMAN Alexandre" w:date="2014-09-16T17:04:00Z">
        <w:r>
          <w:t>L’afficheur se compose des éléments suivants :</w:t>
        </w:r>
      </w:ins>
    </w:p>
    <w:p w:rsidR="00DA7288" w:rsidRDefault="00DA7288" w:rsidP="00DA7288">
      <w:pPr>
        <w:numPr>
          <w:ilvl w:val="0"/>
          <w:numId w:val="9"/>
        </w:numPr>
        <w:rPr>
          <w:ins w:id="246" w:author="DECOOPMAN Alexandre" w:date="2014-09-16T17:04:00Z"/>
        </w:rPr>
      </w:pPr>
      <w:ins w:id="247" w:author="DECOOPMAN Alexandre" w:date="2014-09-16T17:04:00Z">
        <w:r>
          <w:t>Un afficheur LCD de 8cm x 3cm (largeur x hauteur)</w:t>
        </w:r>
      </w:ins>
    </w:p>
    <w:p w:rsidR="00DA7288" w:rsidRDefault="00DA7288" w:rsidP="00DA7288">
      <w:pPr>
        <w:numPr>
          <w:ilvl w:val="0"/>
          <w:numId w:val="9"/>
        </w:numPr>
        <w:rPr>
          <w:ins w:id="248" w:author="DECOOPMAN Alexandre" w:date="2014-09-16T17:04:00Z"/>
        </w:rPr>
      </w:pPr>
      <w:ins w:id="249" w:author="DECOOPMAN Alexandre" w:date="2014-09-16T17:04:00Z">
        <w:r>
          <w:t>Quatre boutons</w:t>
        </w:r>
      </w:ins>
    </w:p>
    <w:p w:rsidR="00DA7288" w:rsidRDefault="00DA7288" w:rsidP="00DA7288">
      <w:pPr>
        <w:numPr>
          <w:ilvl w:val="1"/>
          <w:numId w:val="9"/>
        </w:numPr>
        <w:rPr>
          <w:ins w:id="250" w:author="DECOOPMAN Alexandre" w:date="2014-09-16T17:04:00Z"/>
        </w:rPr>
      </w:pPr>
      <w:ins w:id="251" w:author="DECOOPMAN Alexandre" w:date="2014-09-16T17:04:00Z">
        <w:r>
          <w:t>Un bouton marche/arrêt</w:t>
        </w:r>
      </w:ins>
    </w:p>
    <w:p w:rsidR="00DA7288" w:rsidRDefault="00DA7288" w:rsidP="00DA7288">
      <w:pPr>
        <w:numPr>
          <w:ilvl w:val="1"/>
          <w:numId w:val="9"/>
        </w:numPr>
        <w:rPr>
          <w:ins w:id="252" w:author="DECOOPMAN Alexandre" w:date="2014-09-16T17:04:00Z"/>
        </w:rPr>
      </w:pPr>
      <w:ins w:id="253" w:author="DECOOPMAN Alexandre" w:date="2014-09-16T17:04:00Z">
        <w:r>
          <w:t>Deux boutons permettant de régler la luminosité de l’afficheur</w:t>
        </w:r>
      </w:ins>
    </w:p>
    <w:p w:rsidR="00DA7288" w:rsidRDefault="00DA7288" w:rsidP="00DA7288">
      <w:pPr>
        <w:numPr>
          <w:ilvl w:val="1"/>
          <w:numId w:val="9"/>
        </w:numPr>
      </w:pPr>
      <w:ins w:id="254" w:author="DECOOPMAN Alexandre" w:date="2014-09-16T17:04:00Z">
        <w:r>
          <w:t>Un bouton de test pour vérifier l’affichage</w:t>
        </w:r>
      </w:ins>
    </w:p>
    <w:p w:rsidR="00292B4C" w:rsidRDefault="00292B4C" w:rsidP="00292B4C">
      <w:pPr>
        <w:rPr>
          <w:ins w:id="255" w:author="DECOOPMAN Alexandre" w:date="2014-09-16T17:06:00Z"/>
        </w:rPr>
      </w:pPr>
      <w:r w:rsidRPr="00A306FE">
        <w:rPr>
          <w:u w:val="single"/>
        </w:rPr>
        <w:t>Equipé avec :</w:t>
      </w:r>
      <w:r w:rsidRPr="00A306FE">
        <w:t xml:space="preserve"> 1</w:t>
      </w:r>
      <w:r>
        <w:t xml:space="preserve"> RS232, 1 RS485, alimenté en +72v, 3 boutons : Arrêt/Marche, intensité lumineuse, autotest. </w:t>
      </w:r>
    </w:p>
    <w:p w:rsidR="00AC63B2" w:rsidRDefault="00AC63B2" w:rsidP="00292B4C">
      <w:pPr>
        <w:rPr>
          <w:ins w:id="256" w:author="DECOOPMAN Alexandre" w:date="2014-09-16T17:06:00Z"/>
        </w:rPr>
      </w:pPr>
    </w:p>
    <w:p w:rsidR="00AC63B2" w:rsidRDefault="00AC63B2" w:rsidP="00611427">
      <w:pPr>
        <w:keepNext/>
        <w:rPr>
          <w:ins w:id="257" w:author="DECOOPMAN Alexandre" w:date="2014-09-16T17:08:00Z"/>
        </w:rPr>
      </w:pPr>
      <w:ins w:id="258" w:author="DECOOPMAN Alexandre" w:date="2014-09-16T17:06:00Z">
        <w:r>
          <w:t>L’affichage se compose</w:t>
        </w:r>
      </w:ins>
      <w:ins w:id="259" w:author="DECOOPMAN Alexandre" w:date="2014-09-16T17:08:00Z">
        <w:r>
          <w:t> </w:t>
        </w:r>
      </w:ins>
      <w:ins w:id="260" w:author="DECOOPMAN Alexandre" w:date="2014-09-16T17:09:00Z">
        <w:r>
          <w:t>de</w:t>
        </w:r>
      </w:ins>
      <w:ins w:id="261" w:author="DECOOPMAN Alexandre" w:date="2014-09-16T17:08:00Z">
        <w:r>
          <w:t>:</w:t>
        </w:r>
      </w:ins>
    </w:p>
    <w:p w:rsidR="00AC63B2" w:rsidRDefault="00AC63B2" w:rsidP="00611427">
      <w:pPr>
        <w:pStyle w:val="Paragraphedeliste"/>
        <w:keepNext/>
        <w:numPr>
          <w:ilvl w:val="0"/>
          <w:numId w:val="10"/>
        </w:numPr>
        <w:rPr>
          <w:ins w:id="262" w:author="DECOOPMAN Alexandre" w:date="2014-09-16T17:09:00Z"/>
        </w:rPr>
      </w:pPr>
      <w:ins w:id="263" w:author="DECOOPMAN Alexandre" w:date="2014-09-16T17:06:00Z">
        <w:r>
          <w:t xml:space="preserve">une zone </w:t>
        </w:r>
      </w:ins>
      <w:ins w:id="264" w:author="DECOOPMAN Alexandre" w:date="2014-09-16T17:07:00Z">
        <w:r>
          <w:t xml:space="preserve">verte correspondant à la zone </w:t>
        </w:r>
      </w:ins>
      <w:ins w:id="265" w:author="DECOOPMAN Alexandre" w:date="2014-09-16T17:08:00Z">
        <w:r>
          <w:t>de vitesse autorisée</w:t>
        </w:r>
      </w:ins>
    </w:p>
    <w:p w:rsidR="00AC63B2" w:rsidRDefault="00AC63B2" w:rsidP="00611427">
      <w:pPr>
        <w:pStyle w:val="Paragraphedeliste"/>
        <w:keepNext/>
        <w:numPr>
          <w:ilvl w:val="0"/>
          <w:numId w:val="10"/>
        </w:numPr>
        <w:rPr>
          <w:ins w:id="266" w:author="DECOOPMAN Alexandre" w:date="2014-09-16T17:09:00Z"/>
        </w:rPr>
      </w:pPr>
      <w:ins w:id="267" w:author="DECOOPMAN Alexandre" w:date="2014-09-16T17:09:00Z">
        <w:r>
          <w:t>une zone rouge  correspondant à la zone de vitesse contrainte</w:t>
        </w:r>
      </w:ins>
    </w:p>
    <w:p w:rsidR="00AC63B2" w:rsidRDefault="00AC63B2" w:rsidP="00611427">
      <w:pPr>
        <w:pStyle w:val="Paragraphedeliste"/>
        <w:keepNext/>
        <w:numPr>
          <w:ilvl w:val="0"/>
          <w:numId w:val="10"/>
        </w:numPr>
        <w:rPr>
          <w:ins w:id="268" w:author="DECOOPMAN Alexandre" w:date="2014-09-16T17:09:00Z"/>
        </w:rPr>
      </w:pPr>
      <w:ins w:id="269" w:author="DECOOPMAN Alexandre" w:date="2014-09-16T17:09:00Z">
        <w:r>
          <w:t>une zone blanche correspondant à la zone de vitesse autorisée</w:t>
        </w:r>
      </w:ins>
    </w:p>
    <w:p w:rsidR="00AC63B2" w:rsidRDefault="00AC63B2" w:rsidP="00611427">
      <w:pPr>
        <w:pStyle w:val="Paragraphedeliste"/>
        <w:keepNext/>
        <w:numPr>
          <w:ilvl w:val="0"/>
          <w:numId w:val="10"/>
        </w:numPr>
        <w:rPr>
          <w:ins w:id="270" w:author="DECOOPMAN Alexandre" w:date="2014-09-16T17:08:00Z"/>
        </w:rPr>
      </w:pPr>
      <w:ins w:id="271" w:author="DECOOPMAN Alexandre" w:date="2014-09-16T17:10:00Z">
        <w:r>
          <w:t>Une flèche indiquant la vitesse du train</w:t>
        </w:r>
      </w:ins>
    </w:p>
    <w:p w:rsidR="00AC63B2" w:rsidRDefault="00AC63B2" w:rsidP="00611427">
      <w:pPr>
        <w:keepNext/>
      </w:pPr>
    </w:p>
    <w:p w:rsidR="00292B4C" w:rsidRDefault="00292B4C" w:rsidP="00611427">
      <w:pPr>
        <w:jc w:val="center"/>
      </w:pPr>
      <w:del w:id="272" w:author="DECOOPMAN Alexandre" w:date="2014-09-16T17:06:00Z">
        <w:r w:rsidDel="00AC63B2">
          <w:rPr>
            <w:noProof/>
          </w:rPr>
          <w:drawing>
            <wp:inline distT="0" distB="0" distL="0" distR="0" wp14:anchorId="48D81F2C" wp14:editId="2630B413">
              <wp:extent cx="2590800" cy="1171464"/>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8237" cy="1170305"/>
                      </a:xfrm>
                      <a:prstGeom prst="rect">
                        <a:avLst/>
                      </a:prstGeom>
                      <a:noFill/>
                      <a:ln>
                        <a:noFill/>
                      </a:ln>
                      <a:effectLst/>
                    </pic:spPr>
                  </pic:pic>
                </a:graphicData>
              </a:graphic>
            </wp:inline>
          </w:drawing>
        </w:r>
      </w:del>
      <w:r>
        <w:rPr>
          <w:noProof/>
        </w:rPr>
        <w:drawing>
          <wp:inline distT="0" distB="0" distL="0" distR="0" wp14:anchorId="3F31E54B" wp14:editId="78364084">
            <wp:extent cx="3381375" cy="1458632"/>
            <wp:effectExtent l="0" t="0" r="0" b="825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81375" cy="1458632"/>
                    </a:xfrm>
                    <a:prstGeom prst="rect">
                      <a:avLst/>
                    </a:prstGeom>
                    <a:ln>
                      <a:noFill/>
                    </a:ln>
                  </pic:spPr>
                </pic:pic>
              </a:graphicData>
            </a:graphic>
          </wp:inline>
        </w:drawing>
      </w:r>
    </w:p>
    <w:p w:rsidR="0076523B" w:rsidRDefault="0076523B" w:rsidP="00292B4C"/>
    <w:p w:rsidR="00292B4C" w:rsidRDefault="00292B4C" w:rsidP="00292B4C"/>
    <w:p w:rsidR="00E843EB" w:rsidRDefault="00611427" w:rsidP="000039A0">
      <w:pPr>
        <w:pStyle w:val="Titre2"/>
      </w:pPr>
      <w:bookmarkStart w:id="273" w:name="_Toc398632644"/>
      <w:ins w:id="274" w:author="DECOOPMAN Alexandre" w:date="2014-09-16T17:10:00Z">
        <w:r>
          <w:t xml:space="preserve"> </w:t>
        </w:r>
      </w:ins>
      <w:r w:rsidR="00E843EB">
        <w:t>Architecture du logiciel</w:t>
      </w:r>
      <w:bookmarkEnd w:id="273"/>
    </w:p>
    <w:p w:rsidR="00786BB5" w:rsidRPr="009C3A89" w:rsidRDefault="00786BB5" w:rsidP="00FA4FC0">
      <w:pPr>
        <w:pStyle w:val="Titre3"/>
      </w:pPr>
      <w:bookmarkStart w:id="275" w:name="_Toc398632645"/>
      <w:r>
        <w:t>Stratégie proposée</w:t>
      </w:r>
      <w:bookmarkEnd w:id="275"/>
    </w:p>
    <w:p w:rsidR="00B075D9" w:rsidRDefault="00786BB5" w:rsidP="000755C2">
      <w:pPr>
        <w:pStyle w:val="Textestandard"/>
      </w:pPr>
      <w:r>
        <w:t xml:space="preserve">ALSTOM livrera en 2015 un nouvel ATO pour le SACEM de Santiago du Chili (projet NS74). Cet ATO utilisera la dernière version logicielle de la </w:t>
      </w:r>
      <w:r w:rsidR="00110E78">
        <w:t>« Librairie de conduite et pilotage automatique »</w:t>
      </w:r>
      <w:r>
        <w:t xml:space="preserve"> (cœur de l’asservissement ATO</w:t>
      </w:r>
      <w:r w:rsidR="00CD02A6">
        <w:t xml:space="preserve"> ALSTOM</w:t>
      </w:r>
      <w:r>
        <w:t>)</w:t>
      </w:r>
      <w:r w:rsidR="00CD02A6">
        <w:t>, et sera de  conception modulaire</w:t>
      </w:r>
      <w:r w:rsidR="000F6DF8">
        <w:t xml:space="preserve">. </w:t>
      </w:r>
    </w:p>
    <w:p w:rsidR="00786BB5" w:rsidRDefault="000F6DF8" w:rsidP="000755C2">
      <w:pPr>
        <w:pStyle w:val="Textestandard"/>
      </w:pPr>
      <w:r>
        <w:t>L</w:t>
      </w:r>
      <w:r w:rsidR="00CD02A6">
        <w:t xml:space="preserve">’ATO RERA héritera </w:t>
      </w:r>
      <w:r w:rsidR="00110E78">
        <w:t xml:space="preserve">donc </w:t>
      </w:r>
      <w:r w:rsidR="00CD02A6">
        <w:t>des modules communs</w:t>
      </w:r>
      <w:r w:rsidR="00B075D9">
        <w:t xml:space="preserve"> du projet</w:t>
      </w:r>
      <w:r w:rsidR="00CD02A6">
        <w:t xml:space="preserve">, </w:t>
      </w:r>
      <w:r w:rsidR="00110E78">
        <w:t>qui sont les</w:t>
      </w:r>
      <w:r w:rsidR="00CD02A6">
        <w:t xml:space="preserve"> modules </w:t>
      </w:r>
      <w:r w:rsidR="00110E78">
        <w:t xml:space="preserve">validés les plus </w:t>
      </w:r>
      <w:r w:rsidR="00CD02A6">
        <w:t>récents. Cette synergie des deux projets</w:t>
      </w:r>
      <w:r w:rsidR="00110E78">
        <w:t xml:space="preserve"> NS74 et RER-A,</w:t>
      </w:r>
      <w:r w:rsidR="00CD02A6">
        <w:t xml:space="preserve"> établie dès l’origine</w:t>
      </w:r>
      <w:r w:rsidR="00110E78">
        <w:t>,</w:t>
      </w:r>
      <w:r w:rsidR="00CD02A6">
        <w:t xml:space="preserve"> est un facteur de </w:t>
      </w:r>
      <w:r w:rsidR="00110E78">
        <w:t xml:space="preserve">confiance et de </w:t>
      </w:r>
      <w:r w:rsidR="00CD02A6">
        <w:t>qualité.</w:t>
      </w:r>
    </w:p>
    <w:p w:rsidR="00B075D9" w:rsidRDefault="00B075D9" w:rsidP="000755C2">
      <w:pPr>
        <w:pStyle w:val="Textestandard"/>
      </w:pPr>
      <w:r>
        <w:t xml:space="preserve">Au niveau applicatif, la « librairie de conduite » est définie et conçue de manière à assurer une compatibilité ascendante et descendante. Une telle compatibilité permet aux projets de bénéficier de toutes les améliorations testées et mises en service dans le cadre d’autres applications ATO. </w:t>
      </w:r>
    </w:p>
    <w:p w:rsidR="00477C31" w:rsidRDefault="000F6DF8" w:rsidP="000755C2">
      <w:pPr>
        <w:pStyle w:val="Textestandard"/>
      </w:pPr>
      <w:r>
        <w:t>La</w:t>
      </w:r>
      <w:r w:rsidR="00477C31">
        <w:t xml:space="preserve"> librairie </w:t>
      </w:r>
      <w:r>
        <w:t xml:space="preserve">de conduite </w:t>
      </w:r>
      <w:r w:rsidR="00477C31">
        <w:t>s’appuie sur le simulateur de conduite « X</w:t>
      </w:r>
      <w:r w:rsidR="00110E78">
        <w:t>-</w:t>
      </w:r>
      <w:proofErr w:type="spellStart"/>
      <w:r w:rsidR="00477C31">
        <w:t>Driv</w:t>
      </w:r>
      <w:r w:rsidR="00110E78">
        <w:t>E</w:t>
      </w:r>
      <w:proofErr w:type="spellEnd"/>
      <w:r w:rsidR="00110E78">
        <w:t xml:space="preserve"> Simulator</w:t>
      </w:r>
      <w:r w:rsidR="00477C31">
        <w:t xml:space="preserve"> » </w:t>
      </w:r>
      <w:r w:rsidR="00110E78">
        <w:t>(</w:t>
      </w:r>
      <w:proofErr w:type="spellStart"/>
      <w:r w:rsidR="00110E78">
        <w:t>eXtended</w:t>
      </w:r>
      <w:proofErr w:type="spellEnd"/>
      <w:r w:rsidR="00110E78">
        <w:t xml:space="preserve"> </w:t>
      </w:r>
      <w:proofErr w:type="spellStart"/>
      <w:r w:rsidR="00110E78">
        <w:t>Driving</w:t>
      </w:r>
      <w:proofErr w:type="spellEnd"/>
      <w:r w:rsidR="00110E78">
        <w:t xml:space="preserve"> </w:t>
      </w:r>
      <w:proofErr w:type="spellStart"/>
      <w:r w:rsidR="00110E78">
        <w:t>Environment</w:t>
      </w:r>
      <w:proofErr w:type="spellEnd"/>
      <w:r w:rsidR="00110E78">
        <w:t xml:space="preserve"> Simulator) </w:t>
      </w:r>
      <w:r w:rsidR="00477C31">
        <w:t xml:space="preserve">développé par ALSTOM permettant </w:t>
      </w:r>
      <w:r w:rsidR="00110E78">
        <w:t>une</w:t>
      </w:r>
      <w:r w:rsidR="00477C31">
        <w:t xml:space="preserve"> modélisation </w:t>
      </w:r>
      <w:r w:rsidR="00110E78">
        <w:t>du comportement des t</w:t>
      </w:r>
      <w:r w:rsidR="00477C31">
        <w:t>rain</w:t>
      </w:r>
      <w:r w:rsidR="00B075D9">
        <w:t>s</w:t>
      </w:r>
      <w:r w:rsidR="00477C31">
        <w:t xml:space="preserve"> la plus abouti</w:t>
      </w:r>
      <w:r w:rsidR="00110E78">
        <w:t xml:space="preserve">e. </w:t>
      </w:r>
    </w:p>
    <w:p w:rsidR="00C25484" w:rsidRDefault="006A53B2" w:rsidP="000755C2">
      <w:pPr>
        <w:pStyle w:val="Textestandard"/>
      </w:pPr>
      <w:r>
        <w:t>X-</w:t>
      </w:r>
      <w:proofErr w:type="spellStart"/>
      <w:r>
        <w:t>DrivE</w:t>
      </w:r>
      <w:proofErr w:type="spellEnd"/>
      <w:r>
        <w:t xml:space="preserve"> intègre également un </w:t>
      </w:r>
      <w:proofErr w:type="spellStart"/>
      <w:r>
        <w:t>pseudo-code</w:t>
      </w:r>
      <w:proofErr w:type="spellEnd"/>
      <w:r>
        <w:t xml:space="preserve"> du pilotage automatique et peut fonctionner avec une fonction de type « Software in the </w:t>
      </w:r>
      <w:proofErr w:type="spellStart"/>
      <w:r>
        <w:t>loop</w:t>
      </w:r>
      <w:proofErr w:type="spellEnd"/>
      <w:r>
        <w:t xml:space="preserve"> », qui consiste à pouvoir remplacer le </w:t>
      </w:r>
      <w:proofErr w:type="spellStart"/>
      <w:r>
        <w:t>pseudo-code</w:t>
      </w:r>
      <w:proofErr w:type="spellEnd"/>
      <w:r>
        <w:t xml:space="preserve"> par le code source. De plus, X-</w:t>
      </w:r>
      <w:proofErr w:type="spellStart"/>
      <w:r>
        <w:t>DrivE</w:t>
      </w:r>
      <w:proofErr w:type="spellEnd"/>
      <w:r>
        <w:t xml:space="preserve"> permet de réaliser des simulations de type </w:t>
      </w:r>
      <w:proofErr w:type="spellStart"/>
      <w:r>
        <w:t>Monté-Carlo</w:t>
      </w:r>
      <w:proofErr w:type="spellEnd"/>
      <w:r>
        <w:t>, qui consistent à injecter des défauts et comportements aléatoires à la modélisation du train. En interfaçant le modèle du train avec le pilotage automatique, on s’assure que le pilotage automatique répond aux exigences demandées sur une flotte de trains avec une dispersion de performances.</w:t>
      </w:r>
    </w:p>
    <w:p w:rsidR="00C25484" w:rsidRDefault="00C25484">
      <w:pPr>
        <w:rPr>
          <w:bCs/>
          <w:szCs w:val="24"/>
        </w:rPr>
      </w:pPr>
      <w:r>
        <w:br w:type="page"/>
      </w:r>
    </w:p>
    <w:p w:rsidR="006A53B2" w:rsidRDefault="006A53B2" w:rsidP="000755C2">
      <w:pPr>
        <w:pStyle w:val="Textestandard"/>
      </w:pPr>
    </w:p>
    <w:p w:rsidR="009C3A89" w:rsidRPr="009C3A89" w:rsidRDefault="009C3A89" w:rsidP="00FA4FC0">
      <w:pPr>
        <w:pStyle w:val="Titre3"/>
      </w:pPr>
      <w:bookmarkStart w:id="276" w:name="_Toc398632646"/>
      <w:r>
        <w:t>Architecture Statique du logiciel</w:t>
      </w:r>
      <w:bookmarkEnd w:id="276"/>
    </w:p>
    <w:p w:rsidR="00E843EB" w:rsidRDefault="00E843EB" w:rsidP="000755C2">
      <w:pPr>
        <w:pStyle w:val="Textestandard"/>
      </w:pPr>
      <w:r>
        <w:t xml:space="preserve">C’est la carte CUC012 qui contiendra </w:t>
      </w:r>
      <w:r w:rsidR="00941B39">
        <w:t xml:space="preserve">les </w:t>
      </w:r>
      <w:r>
        <w:t xml:space="preserve">Logiciels et </w:t>
      </w:r>
      <w:r w:rsidR="00941B39">
        <w:t xml:space="preserve">les </w:t>
      </w:r>
      <w:r>
        <w:t>Données Applicative</w:t>
      </w:r>
      <w:r w:rsidR="00110E78">
        <w:t>s</w:t>
      </w:r>
      <w:r w:rsidR="00941B39">
        <w:t>.</w:t>
      </w:r>
    </w:p>
    <w:bookmarkStart w:id="277" w:name="_MON_1007210037"/>
    <w:bookmarkStart w:id="278" w:name="_MON_1007210225"/>
    <w:bookmarkStart w:id="279" w:name="_MON_1007214384"/>
    <w:bookmarkStart w:id="280" w:name="_MON_996047831"/>
    <w:bookmarkStart w:id="281" w:name="_MON_996047986"/>
    <w:bookmarkStart w:id="282" w:name="_MON_996048179"/>
    <w:bookmarkStart w:id="283" w:name="_MON_1007208909"/>
    <w:bookmarkEnd w:id="277"/>
    <w:bookmarkEnd w:id="278"/>
    <w:bookmarkEnd w:id="279"/>
    <w:bookmarkEnd w:id="280"/>
    <w:bookmarkEnd w:id="281"/>
    <w:bookmarkEnd w:id="282"/>
    <w:bookmarkEnd w:id="283"/>
    <w:bookmarkStart w:id="284" w:name="_MON_1007209999"/>
    <w:bookmarkEnd w:id="284"/>
    <w:p w:rsidR="00D17F51" w:rsidRDefault="00D17F51" w:rsidP="00D825BA">
      <w:pPr>
        <w:pStyle w:val="Lgende"/>
        <w:jc w:val="center"/>
      </w:pPr>
      <w:r>
        <w:object w:dxaOrig="9871" w:dyaOrig="7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75pt;height:369.55pt" o:ole="" o:bordertopcolor="this" o:borderleftcolor="this" o:borderbottomcolor="this" o:borderrightcolor="this" fillcolor="window">
            <v:imagedata r:id="rId17" o:title="" croptop="-731f" cropbottom="-488f" cropleft="-527f" cropright="-715f"/>
            <w10:bordertop type="single" width="6"/>
            <w10:borderleft type="single" width="6"/>
            <w10:borderbottom type="single" width="6"/>
            <w10:borderright type="single" width="6"/>
          </v:shape>
          <o:OLEObject Type="Embed" ProgID="Word.Picture.8" ShapeID="_x0000_i1025" DrawAspect="Content" ObjectID="_1479213157" r:id="rId18"/>
        </w:object>
      </w:r>
    </w:p>
    <w:p w:rsidR="000C49C6" w:rsidRPr="00D825BA" w:rsidRDefault="00D825BA" w:rsidP="001A72EC">
      <w:pPr>
        <w:pStyle w:val="Titredefigure"/>
      </w:pPr>
      <w:bookmarkStart w:id="285" w:name="_Toc398632680"/>
      <w:r w:rsidRPr="00D825BA">
        <w:t xml:space="preserve">Architecture </w:t>
      </w:r>
      <w:proofErr w:type="spellStart"/>
      <w:r w:rsidRPr="00D825BA">
        <w:t>Statique</w:t>
      </w:r>
      <w:proofErr w:type="spellEnd"/>
      <w:r w:rsidRPr="00D825BA">
        <w:t xml:space="preserve"> du </w:t>
      </w:r>
      <w:proofErr w:type="spellStart"/>
      <w:r w:rsidRPr="00D825BA">
        <w:t>Logiciel</w:t>
      </w:r>
      <w:bookmarkEnd w:id="285"/>
      <w:proofErr w:type="spellEnd"/>
    </w:p>
    <w:p w:rsidR="00D1689E" w:rsidRDefault="00941B39" w:rsidP="000755C2">
      <w:pPr>
        <w:pStyle w:val="Textestandard"/>
      </w:pPr>
      <w:r w:rsidRPr="00D1689E">
        <w:rPr>
          <w:u w:val="single"/>
        </w:rPr>
        <w:t>Nota</w:t>
      </w:r>
      <w:r>
        <w:t>: Le positionnement du</w:t>
      </w:r>
      <w:r w:rsidRPr="00941B39">
        <w:t xml:space="preserve"> logiciel de service sur le second processeur </w:t>
      </w:r>
      <w:r w:rsidR="00D1689E">
        <w:t xml:space="preserve">est un choix au regard de la puissance nécessaire pour le logiciel ATO. Le positionnement </w:t>
      </w:r>
      <w:r w:rsidRPr="00941B39">
        <w:t xml:space="preserve">sera </w:t>
      </w:r>
      <w:r>
        <w:t xml:space="preserve">à valider lors </w:t>
      </w:r>
      <w:r w:rsidR="00D1689E">
        <w:t>de la simulation initiale.</w:t>
      </w:r>
    </w:p>
    <w:p w:rsidR="009210E2" w:rsidRDefault="009210E2" w:rsidP="000755C2">
      <w:pPr>
        <w:pStyle w:val="Textestandard"/>
      </w:pPr>
      <w:r>
        <w:t>L’ATO d’ALSTOM est de conception modulaire, les modules sont indépendant</w:t>
      </w:r>
      <w:r w:rsidR="00110E78">
        <w:t>s</w:t>
      </w:r>
      <w:r>
        <w:t xml:space="preserve"> les uns des autres. </w:t>
      </w:r>
      <w:r w:rsidR="00130C8E">
        <w:t>Lors de la conception détaillée</w:t>
      </w:r>
      <w:r>
        <w:t>, les modules réutilisés sans modification, réutilisés avec modification et les modules nouveaux (typiquement les interfaces de service)</w:t>
      </w:r>
      <w:r w:rsidR="00130C8E">
        <w:t xml:space="preserve"> seront définis.</w:t>
      </w:r>
    </w:p>
    <w:p w:rsidR="00D1689E" w:rsidRDefault="00D1689E" w:rsidP="000755C2">
      <w:pPr>
        <w:pStyle w:val="Textestandard"/>
      </w:pPr>
      <w:r>
        <w:t xml:space="preserve">Les données statiques du logiciel ATO seront </w:t>
      </w:r>
      <w:r w:rsidR="00CA40FD">
        <w:t>divisées</w:t>
      </w:r>
      <w:r>
        <w:t xml:space="preserve"> en 2 ensembles :</w:t>
      </w:r>
    </w:p>
    <w:p w:rsidR="00D1689E" w:rsidRDefault="001F7ED9" w:rsidP="00D17F51">
      <w:pPr>
        <w:pStyle w:val="Puce2"/>
      </w:pPr>
      <w:r>
        <w:rPr>
          <w:b/>
        </w:rPr>
        <w:t xml:space="preserve">Banc des de </w:t>
      </w:r>
      <w:r w:rsidR="00D1689E" w:rsidRPr="001F7ED9">
        <w:rPr>
          <w:b/>
        </w:rPr>
        <w:t>Paramètre</w:t>
      </w:r>
      <w:r w:rsidRPr="001F7ED9">
        <w:rPr>
          <w:b/>
        </w:rPr>
        <w:t>s</w:t>
      </w:r>
      <w:r w:rsidR="00D1689E" w:rsidRPr="001F7ED9">
        <w:rPr>
          <w:b/>
        </w:rPr>
        <w:t xml:space="preserve"> de conduite</w:t>
      </w:r>
      <w:r w:rsidR="00D1689E">
        <w:t xml:space="preserve"> (issue de la modélisation des trains</w:t>
      </w:r>
      <w:r w:rsidR="00130C8E">
        <w:t xml:space="preserve"> </w:t>
      </w:r>
      <w:r>
        <w:t>et du type de marche attendu</w:t>
      </w:r>
      <w:r w:rsidR="00D1689E">
        <w:t>)</w:t>
      </w:r>
    </w:p>
    <w:p w:rsidR="001F7ED9" w:rsidRDefault="001F7ED9" w:rsidP="00D17F51">
      <w:pPr>
        <w:pStyle w:val="Puce2"/>
      </w:pPr>
      <w:r>
        <w:rPr>
          <w:b/>
        </w:rPr>
        <w:t xml:space="preserve">Banc des </w:t>
      </w:r>
      <w:r w:rsidR="00D1689E" w:rsidRPr="001F7ED9">
        <w:rPr>
          <w:b/>
        </w:rPr>
        <w:t>Pa</w:t>
      </w:r>
      <w:r w:rsidRPr="001F7ED9">
        <w:rPr>
          <w:b/>
        </w:rPr>
        <w:t>ramètres Sol et Système</w:t>
      </w:r>
      <w:r>
        <w:t xml:space="preserve"> (invariant : Balise</w:t>
      </w:r>
      <w:r w:rsidR="00130C8E">
        <w:t>s</w:t>
      </w:r>
      <w:r>
        <w:t xml:space="preserve"> ATO, PAE ; Table code mission -&gt; Gares desservies)</w:t>
      </w:r>
    </w:p>
    <w:p w:rsidR="00D17F51" w:rsidRPr="004F040E" w:rsidRDefault="00D17F51" w:rsidP="00D17F51">
      <w:pPr>
        <w:pStyle w:val="Findelisteoupara"/>
        <w:rPr>
          <w:lang w:val="fr-FR"/>
        </w:rPr>
      </w:pPr>
    </w:p>
    <w:p w:rsidR="00D1689E" w:rsidRDefault="001F7ED9" w:rsidP="000755C2">
      <w:pPr>
        <w:pStyle w:val="Textestandard"/>
      </w:pPr>
      <w:r>
        <w:t xml:space="preserve">Ces deux ensembles auront un checksum dédié, qui sera consultable avec le TM. Cette organisation permettra de limiter les validations </w:t>
      </w:r>
      <w:r w:rsidR="00903908">
        <w:t>lors de la mise à jour du logiciel ou d’un</w:t>
      </w:r>
      <w:r>
        <w:t xml:space="preserve"> banc de données.</w:t>
      </w:r>
    </w:p>
    <w:p w:rsidR="00E843EB" w:rsidRDefault="00E843EB" w:rsidP="00FA4FC0">
      <w:pPr>
        <w:pStyle w:val="Titre3"/>
      </w:pPr>
      <w:bookmarkStart w:id="286" w:name="_Toc398632647"/>
      <w:r>
        <w:t>Architecture dynamique du logiciel</w:t>
      </w:r>
      <w:bookmarkEnd w:id="286"/>
    </w:p>
    <w:p w:rsidR="00895A62" w:rsidRDefault="00895A62" w:rsidP="000755C2">
      <w:pPr>
        <w:pStyle w:val="Textestandard"/>
      </w:pPr>
      <w:r w:rsidRPr="00267901">
        <w:t>L'architecture logicielle dynamique est basé</w:t>
      </w:r>
      <w:r w:rsidR="00130C8E">
        <w:t>e</w:t>
      </w:r>
      <w:r w:rsidRPr="00267901">
        <w:t xml:space="preserve"> sur un </w:t>
      </w:r>
      <w:r w:rsidRPr="00267901">
        <w:rPr>
          <w:b/>
        </w:rPr>
        <w:t>ordonnanceur</w:t>
      </w:r>
      <w:r w:rsidRPr="00267901">
        <w:t xml:space="preserve"> (mis en œuvre dans le module : séquence)</w:t>
      </w:r>
      <w:r>
        <w:t>, qui gère le cycle ATO</w:t>
      </w:r>
      <w:r w:rsidR="00130C8E">
        <w:t> ;</w:t>
      </w:r>
      <w:r>
        <w:t xml:space="preserve"> le cycle </w:t>
      </w:r>
      <w:r w:rsidR="00130C8E">
        <w:t xml:space="preserve">applicatif </w:t>
      </w:r>
      <w:r>
        <w:t xml:space="preserve">est fixe et </w:t>
      </w:r>
      <w:r w:rsidR="00130C8E">
        <w:t xml:space="preserve">sa période d’appel est de </w:t>
      </w:r>
      <w:r>
        <w:t xml:space="preserve">100ms. L’ordonnanceur est activé </w:t>
      </w:r>
      <w:r w:rsidR="00130C8E">
        <w:t>sur la base d’une interruption de</w:t>
      </w:r>
      <w:r>
        <w:t xml:space="preserve"> cycle fixe de 2ms</w:t>
      </w:r>
      <w:r w:rsidR="00130C8E">
        <w:t>.</w:t>
      </w:r>
    </w:p>
    <w:p w:rsidR="00895A62" w:rsidRDefault="00895A62" w:rsidP="000755C2">
      <w:pPr>
        <w:pStyle w:val="Textestandard"/>
      </w:pPr>
      <w:r>
        <w:t xml:space="preserve">L’ordonnanceur </w:t>
      </w:r>
      <w:r w:rsidRPr="00267901">
        <w:t>surveille l'activité des différents modules, puis gère la synchronisation de ces modules.</w:t>
      </w:r>
      <w:r w:rsidR="00D17F51" w:rsidRPr="00267901">
        <w:t xml:space="preserve"> </w:t>
      </w:r>
      <w:r w:rsidRPr="00267901">
        <w:t xml:space="preserve">L'utilisation d'un </w:t>
      </w:r>
      <w:r w:rsidRPr="00AD3BCB">
        <w:t>ordonnanceur</w:t>
      </w:r>
      <w:r w:rsidRPr="00267901">
        <w:t xml:space="preserve"> permet de </w:t>
      </w:r>
      <w:r>
        <w:t>prendre en compte</w:t>
      </w:r>
      <w:r w:rsidRPr="00267901">
        <w:t xml:space="preserve"> les événements </w:t>
      </w:r>
      <w:r>
        <w:t>non-</w:t>
      </w:r>
      <w:r w:rsidRPr="00267901">
        <w:t>déterministes et de contrôler toutes les actions associées à chaque événement.</w:t>
      </w:r>
    </w:p>
    <w:p w:rsidR="00895A62" w:rsidRDefault="00895A62" w:rsidP="00895A62">
      <w:r w:rsidRPr="00267901">
        <w:t>Les modules</w:t>
      </w:r>
      <w:r>
        <w:t xml:space="preserve"> logiciels</w:t>
      </w:r>
      <w:r w:rsidRPr="00267901">
        <w:t xml:space="preserve"> sont divisés statiquement dans 3 niveaux différents:</w:t>
      </w:r>
    </w:p>
    <w:p w:rsidR="00895A62" w:rsidRDefault="00895A62" w:rsidP="00D17F51">
      <w:pPr>
        <w:pStyle w:val="Puce2"/>
      </w:pPr>
      <w:r w:rsidRPr="00AD3BCB">
        <w:rPr>
          <w:b/>
        </w:rPr>
        <w:t>Niveau 1</w:t>
      </w:r>
      <w:r>
        <w:t> :</w:t>
      </w:r>
      <w:r w:rsidRPr="00267901">
        <w:t xml:space="preserve"> correspondant à des tâches immédiates</w:t>
      </w:r>
      <w:r w:rsidR="00130C8E">
        <w:t xml:space="preserve"> (interruptions)</w:t>
      </w:r>
    </w:p>
    <w:p w:rsidR="00895A62" w:rsidRDefault="00895A62" w:rsidP="00D17F51">
      <w:pPr>
        <w:pStyle w:val="Puce2"/>
      </w:pPr>
      <w:r w:rsidRPr="00AD3BCB">
        <w:rPr>
          <w:b/>
        </w:rPr>
        <w:t>Niveau 2</w:t>
      </w:r>
      <w:r>
        <w:t> :</w:t>
      </w:r>
      <w:r w:rsidRPr="00267901">
        <w:t xml:space="preserve"> correspondant à des tâches différées,</w:t>
      </w:r>
      <w:r w:rsidR="00130C8E">
        <w:t xml:space="preserve"> à période d’appel fixe et </w:t>
      </w:r>
      <w:r w:rsidR="00A06825">
        <w:t>déterministe</w:t>
      </w:r>
    </w:p>
    <w:p w:rsidR="00895A62" w:rsidRPr="00267901" w:rsidRDefault="00895A62" w:rsidP="00D17F51">
      <w:pPr>
        <w:pStyle w:val="Puce2"/>
      </w:pPr>
      <w:r w:rsidRPr="00AD3BCB">
        <w:rPr>
          <w:b/>
        </w:rPr>
        <w:t>Niveau 3</w:t>
      </w:r>
      <w:r>
        <w:t> :</w:t>
      </w:r>
      <w:r w:rsidRPr="00267901">
        <w:t xml:space="preserve"> correspondant à des tâches de fond</w:t>
      </w:r>
      <w:r w:rsidR="00130C8E">
        <w:t>, pour lesquelles un temps de calcul fixe n’est pas nécessaire</w:t>
      </w:r>
    </w:p>
    <w:p w:rsidR="00895A62" w:rsidRPr="004F040E" w:rsidRDefault="00895A62" w:rsidP="00D17F51">
      <w:pPr>
        <w:pStyle w:val="Findelisteoupara"/>
        <w:rPr>
          <w:lang w:val="fr-FR"/>
        </w:rPr>
      </w:pPr>
    </w:p>
    <w:p w:rsidR="00895A62" w:rsidRPr="00D17F51" w:rsidRDefault="00EF07FD" w:rsidP="00D17F51">
      <w:pPr>
        <w:pStyle w:val="Figure"/>
      </w:pPr>
      <w:r>
        <w:rPr>
          <w:noProof/>
        </w:rPr>
        <mc:AlternateContent>
          <mc:Choice Requires="wpg">
            <w:drawing>
              <wp:inline distT="0" distB="0" distL="0" distR="0" wp14:anchorId="0C3201B4" wp14:editId="757818B3">
                <wp:extent cx="5669280" cy="2560320"/>
                <wp:effectExtent l="9525" t="0" r="0" b="11430"/>
                <wp:docPr id="9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280" cy="2560320"/>
                          <a:chOff x="1296" y="8640"/>
                          <a:chExt cx="8928" cy="4032"/>
                        </a:xfrm>
                      </wpg:grpSpPr>
                      <wps:wsp>
                        <wps:cNvPr id="98" name="Line 378"/>
                        <wps:cNvCnPr/>
                        <wps:spPr bwMode="auto">
                          <a:xfrm>
                            <a:off x="1872" y="9072"/>
                            <a:ext cx="1"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379"/>
                        <wps:cNvCnPr/>
                        <wps:spPr bwMode="auto">
                          <a:xfrm>
                            <a:off x="1869" y="9216"/>
                            <a:ext cx="7920"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0" name="Line 380"/>
                        <wps:cNvCnPr/>
                        <wps:spPr bwMode="auto">
                          <a:xfrm>
                            <a:off x="9792" y="9072"/>
                            <a:ext cx="1"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381"/>
                        <wps:cNvCnPr/>
                        <wps:spPr bwMode="auto">
                          <a:xfrm>
                            <a:off x="1869" y="9504"/>
                            <a:ext cx="723"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102" name="Group 382"/>
                        <wpg:cNvGrpSpPr>
                          <a:grpSpLocks/>
                        </wpg:cNvGrpSpPr>
                        <wpg:grpSpPr bwMode="auto">
                          <a:xfrm>
                            <a:off x="1296" y="10512"/>
                            <a:ext cx="8640" cy="288"/>
                            <a:chOff x="1440" y="9792"/>
                            <a:chExt cx="8640" cy="288"/>
                          </a:xfrm>
                        </wpg:grpSpPr>
                        <wps:wsp>
                          <wps:cNvPr id="103" name="Rectangle 383"/>
                          <wps:cNvSpPr>
                            <a:spLocks noChangeArrowheads="1"/>
                          </wps:cNvSpPr>
                          <wps:spPr bwMode="auto">
                            <a:xfrm>
                              <a:off x="201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04" name="Rectangle 384"/>
                          <wps:cNvSpPr>
                            <a:spLocks noChangeArrowheads="1"/>
                          </wps:cNvSpPr>
                          <wps:spPr bwMode="auto">
                            <a:xfrm>
                              <a:off x="273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05" name="Rectangle 385"/>
                          <wps:cNvSpPr>
                            <a:spLocks noChangeArrowheads="1"/>
                          </wps:cNvSpPr>
                          <wps:spPr bwMode="auto">
                            <a:xfrm>
                              <a:off x="345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06" name="Rectangle 386"/>
                          <wps:cNvSpPr>
                            <a:spLocks noChangeArrowheads="1"/>
                          </wps:cNvSpPr>
                          <wps:spPr bwMode="auto">
                            <a:xfrm>
                              <a:off x="417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07" name="Rectangle 387"/>
                          <wps:cNvSpPr>
                            <a:spLocks noChangeArrowheads="1"/>
                          </wps:cNvSpPr>
                          <wps:spPr bwMode="auto">
                            <a:xfrm>
                              <a:off x="489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08" name="Rectangle 388"/>
                          <wps:cNvSpPr>
                            <a:spLocks noChangeArrowheads="1"/>
                          </wps:cNvSpPr>
                          <wps:spPr bwMode="auto">
                            <a:xfrm>
                              <a:off x="561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09" name="Rectangle 389"/>
                          <wps:cNvSpPr>
                            <a:spLocks noChangeArrowheads="1"/>
                          </wps:cNvSpPr>
                          <wps:spPr bwMode="auto">
                            <a:xfrm>
                              <a:off x="633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10" name="Rectangle 390"/>
                          <wps:cNvSpPr>
                            <a:spLocks noChangeArrowheads="1"/>
                          </wps:cNvSpPr>
                          <wps:spPr bwMode="auto">
                            <a:xfrm>
                              <a:off x="705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11" name="Rectangle 391"/>
                          <wps:cNvSpPr>
                            <a:spLocks noChangeArrowheads="1"/>
                          </wps:cNvSpPr>
                          <wps:spPr bwMode="auto">
                            <a:xfrm>
                              <a:off x="849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12" name="Rectangle 392"/>
                          <wps:cNvSpPr>
                            <a:spLocks noChangeArrowheads="1"/>
                          </wps:cNvSpPr>
                          <wps:spPr bwMode="auto">
                            <a:xfrm>
                              <a:off x="921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13" name="Rectangle 393"/>
                          <wps:cNvSpPr>
                            <a:spLocks noChangeArrowheads="1"/>
                          </wps:cNvSpPr>
                          <wps:spPr bwMode="auto">
                            <a:xfrm>
                              <a:off x="9936" y="9792"/>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14" name="Line 394"/>
                          <wps:cNvCnPr/>
                          <wps:spPr bwMode="auto">
                            <a:xfrm>
                              <a:off x="1440" y="10080"/>
                              <a:ext cx="59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395"/>
                          <wps:cNvCnPr/>
                          <wps:spPr bwMode="auto">
                            <a:xfrm flipH="1">
                              <a:off x="8208" y="10080"/>
                              <a:ext cx="18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396"/>
                          <wps:cNvCnPr/>
                          <wps:spPr bwMode="auto">
                            <a:xfrm>
                              <a:off x="7491" y="10080"/>
                              <a:ext cx="57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117" name="Group 397"/>
                        <wpg:cNvGrpSpPr>
                          <a:grpSpLocks/>
                        </wpg:cNvGrpSpPr>
                        <wpg:grpSpPr bwMode="auto">
                          <a:xfrm>
                            <a:off x="1296" y="11520"/>
                            <a:ext cx="8640" cy="288"/>
                            <a:chOff x="1440" y="10368"/>
                            <a:chExt cx="8640" cy="288"/>
                          </a:xfrm>
                        </wpg:grpSpPr>
                        <wps:wsp>
                          <wps:cNvPr id="118" name="Line 398"/>
                          <wps:cNvCnPr/>
                          <wps:spPr bwMode="auto">
                            <a:xfrm>
                              <a:off x="1440" y="10656"/>
                              <a:ext cx="59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Rectangle 399"/>
                          <wps:cNvSpPr>
                            <a:spLocks noChangeArrowheads="1"/>
                          </wps:cNvSpPr>
                          <wps:spPr bwMode="auto">
                            <a:xfrm>
                              <a:off x="2160" y="10368"/>
                              <a:ext cx="576"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20" name="Rectangle 400"/>
                          <wps:cNvSpPr>
                            <a:spLocks noChangeArrowheads="1"/>
                          </wps:cNvSpPr>
                          <wps:spPr bwMode="auto">
                            <a:xfrm>
                              <a:off x="2880" y="10368"/>
                              <a:ext cx="576"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21" name="Rectangle 401"/>
                          <wps:cNvSpPr>
                            <a:spLocks noChangeArrowheads="1"/>
                          </wps:cNvSpPr>
                          <wps:spPr bwMode="auto">
                            <a:xfrm>
                              <a:off x="3600" y="10368"/>
                              <a:ext cx="576"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22" name="Rectangle 402"/>
                          <wps:cNvSpPr>
                            <a:spLocks noChangeArrowheads="1"/>
                          </wps:cNvSpPr>
                          <wps:spPr bwMode="auto">
                            <a:xfrm>
                              <a:off x="4320" y="10368"/>
                              <a:ext cx="576"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23" name="Rectangle 403"/>
                          <wps:cNvSpPr>
                            <a:spLocks noChangeArrowheads="1"/>
                          </wps:cNvSpPr>
                          <wps:spPr bwMode="auto">
                            <a:xfrm>
                              <a:off x="5040" y="10368"/>
                              <a:ext cx="576"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24" name="Rectangle 404"/>
                          <wps:cNvSpPr>
                            <a:spLocks noChangeArrowheads="1"/>
                          </wps:cNvSpPr>
                          <wps:spPr bwMode="auto">
                            <a:xfrm>
                              <a:off x="5760" y="10368"/>
                              <a:ext cx="288"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25" name="Line 405"/>
                          <wps:cNvCnPr/>
                          <wps:spPr bwMode="auto">
                            <a:xfrm flipH="1">
                              <a:off x="8208" y="10656"/>
                              <a:ext cx="18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406"/>
                          <wps:cNvCnPr/>
                          <wps:spPr bwMode="auto">
                            <a:xfrm>
                              <a:off x="7491" y="10656"/>
                              <a:ext cx="57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127" name="Group 407"/>
                        <wpg:cNvGrpSpPr>
                          <a:grpSpLocks/>
                        </wpg:cNvGrpSpPr>
                        <wpg:grpSpPr bwMode="auto">
                          <a:xfrm>
                            <a:off x="1296" y="12384"/>
                            <a:ext cx="8640" cy="288"/>
                            <a:chOff x="1440" y="10944"/>
                            <a:chExt cx="8640" cy="288"/>
                          </a:xfrm>
                        </wpg:grpSpPr>
                        <wps:wsp>
                          <wps:cNvPr id="128" name="Line 408"/>
                          <wps:cNvCnPr/>
                          <wps:spPr bwMode="auto">
                            <a:xfrm>
                              <a:off x="1440" y="11232"/>
                              <a:ext cx="59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409"/>
                          <wps:cNvCnPr/>
                          <wps:spPr bwMode="auto">
                            <a:xfrm flipH="1">
                              <a:off x="8208" y="11232"/>
                              <a:ext cx="18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410"/>
                          <wps:cNvCnPr/>
                          <wps:spPr bwMode="auto">
                            <a:xfrm>
                              <a:off x="7491" y="11232"/>
                              <a:ext cx="57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1" name="Rectangle 411"/>
                          <wps:cNvSpPr>
                            <a:spLocks noChangeArrowheads="1"/>
                          </wps:cNvSpPr>
                          <wps:spPr bwMode="auto">
                            <a:xfrm>
                              <a:off x="6480" y="10944"/>
                              <a:ext cx="576"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32" name="Rectangle 412"/>
                          <wps:cNvSpPr>
                            <a:spLocks noChangeArrowheads="1"/>
                          </wps:cNvSpPr>
                          <wps:spPr bwMode="auto">
                            <a:xfrm>
                              <a:off x="7200" y="10944"/>
                              <a:ext cx="144"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33" name="Rectangle 413"/>
                          <wps:cNvSpPr>
                            <a:spLocks noChangeArrowheads="1"/>
                          </wps:cNvSpPr>
                          <wps:spPr bwMode="auto">
                            <a:xfrm>
                              <a:off x="8211" y="10944"/>
                              <a:ext cx="288"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34" name="Rectangle 414"/>
                          <wps:cNvSpPr>
                            <a:spLocks noChangeArrowheads="1"/>
                          </wps:cNvSpPr>
                          <wps:spPr bwMode="auto">
                            <a:xfrm>
                              <a:off x="8640" y="10944"/>
                              <a:ext cx="576"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35" name="Rectangle 415"/>
                          <wps:cNvSpPr>
                            <a:spLocks noChangeArrowheads="1"/>
                          </wps:cNvSpPr>
                          <wps:spPr bwMode="auto">
                            <a:xfrm>
                              <a:off x="9360" y="10944"/>
                              <a:ext cx="576" cy="288"/>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grpSp>
                      <wps:wsp>
                        <wps:cNvPr id="136" name="Text Box 416"/>
                        <wps:cNvSpPr txBox="1">
                          <a:spLocks noChangeArrowheads="1"/>
                        </wps:cNvSpPr>
                        <wps:spPr bwMode="auto">
                          <a:xfrm>
                            <a:off x="1296" y="9936"/>
                            <a:ext cx="216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ind w:left="142"/>
                              </w:pPr>
                              <w:proofErr w:type="spellStart"/>
                              <w:r>
                                <w:t>Level</w:t>
                              </w:r>
                              <w:proofErr w:type="spellEnd"/>
                              <w:r>
                                <w:t xml:space="preserve"> 1 </w:t>
                              </w:r>
                              <w:proofErr w:type="spellStart"/>
                              <w:r>
                                <w:t>activity</w:t>
                              </w:r>
                              <w:proofErr w:type="spellEnd"/>
                            </w:p>
                          </w:txbxContent>
                        </wps:txbx>
                        <wps:bodyPr rot="0" vert="horz" wrap="square" lIns="91440" tIns="45720" rIns="91440" bIns="45720" anchor="t" anchorCtr="0" upright="1">
                          <a:noAutofit/>
                        </wps:bodyPr>
                      </wps:wsp>
                      <wps:wsp>
                        <wps:cNvPr id="137" name="Text Box 417"/>
                        <wps:cNvSpPr txBox="1">
                          <a:spLocks noChangeArrowheads="1"/>
                        </wps:cNvSpPr>
                        <wps:spPr bwMode="auto">
                          <a:xfrm>
                            <a:off x="1296" y="11088"/>
                            <a:ext cx="201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ind w:left="142"/>
                              </w:pPr>
                              <w:proofErr w:type="spellStart"/>
                              <w:r>
                                <w:t>Level</w:t>
                              </w:r>
                              <w:proofErr w:type="spellEnd"/>
                              <w:r>
                                <w:t xml:space="preserve"> 2 </w:t>
                              </w:r>
                              <w:proofErr w:type="spellStart"/>
                              <w:r>
                                <w:t>activity</w:t>
                              </w:r>
                              <w:proofErr w:type="spellEnd"/>
                            </w:p>
                          </w:txbxContent>
                        </wps:txbx>
                        <wps:bodyPr rot="0" vert="horz" wrap="square" lIns="91440" tIns="45720" rIns="91440" bIns="45720" anchor="t" anchorCtr="0" upright="1">
                          <a:noAutofit/>
                        </wps:bodyPr>
                      </wps:wsp>
                      <wps:wsp>
                        <wps:cNvPr id="138" name="Text Box 418"/>
                        <wps:cNvSpPr txBox="1">
                          <a:spLocks noChangeArrowheads="1"/>
                        </wps:cNvSpPr>
                        <wps:spPr bwMode="auto">
                          <a:xfrm>
                            <a:off x="1296" y="11952"/>
                            <a:ext cx="201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ind w:left="142"/>
                              </w:pPr>
                              <w:proofErr w:type="spellStart"/>
                              <w:r>
                                <w:t>Level</w:t>
                              </w:r>
                              <w:proofErr w:type="spellEnd"/>
                              <w:r>
                                <w:t xml:space="preserve"> 3 </w:t>
                              </w:r>
                              <w:proofErr w:type="spellStart"/>
                              <w:r>
                                <w:t>activity</w:t>
                              </w:r>
                              <w:proofErr w:type="spellEnd"/>
                            </w:p>
                          </w:txbxContent>
                        </wps:txbx>
                        <wps:bodyPr rot="0" vert="horz" wrap="square" lIns="91440" tIns="45720" rIns="91440" bIns="45720" anchor="t" anchorCtr="0" upright="1">
                          <a:noAutofit/>
                        </wps:bodyPr>
                      </wps:wsp>
                      <wps:wsp>
                        <wps:cNvPr id="139" name="Text Box 419"/>
                        <wps:cNvSpPr txBox="1">
                          <a:spLocks noChangeArrowheads="1"/>
                        </wps:cNvSpPr>
                        <wps:spPr bwMode="auto">
                          <a:xfrm>
                            <a:off x="1728" y="10224"/>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rPr>
                                  <w:sz w:val="16"/>
                                </w:rPr>
                              </w:pPr>
                              <w:r>
                                <w:rPr>
                                  <w:sz w:val="16"/>
                                </w:rPr>
                                <w:t>IT0</w:t>
                              </w:r>
                            </w:p>
                          </w:txbxContent>
                        </wps:txbx>
                        <wps:bodyPr rot="0" vert="horz" wrap="square" lIns="91440" tIns="45720" rIns="91440" bIns="45720" anchor="t" anchorCtr="0" upright="1">
                          <a:noAutofit/>
                        </wps:bodyPr>
                      </wps:wsp>
                      <wps:wsp>
                        <wps:cNvPr id="140" name="Text Box 420"/>
                        <wps:cNvSpPr txBox="1">
                          <a:spLocks noChangeArrowheads="1"/>
                        </wps:cNvSpPr>
                        <wps:spPr bwMode="auto">
                          <a:xfrm>
                            <a:off x="2448" y="10224"/>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rPr>
                                  <w:sz w:val="16"/>
                                </w:rPr>
                              </w:pPr>
                              <w:r>
                                <w:rPr>
                                  <w:sz w:val="16"/>
                                </w:rPr>
                                <w:t>IT1</w:t>
                              </w:r>
                            </w:p>
                          </w:txbxContent>
                        </wps:txbx>
                        <wps:bodyPr rot="0" vert="horz" wrap="square" lIns="91440" tIns="45720" rIns="91440" bIns="45720" anchor="t" anchorCtr="0" upright="1">
                          <a:noAutofit/>
                        </wps:bodyPr>
                      </wps:wsp>
                      <wps:wsp>
                        <wps:cNvPr id="141" name="Text Box 421"/>
                        <wps:cNvSpPr txBox="1">
                          <a:spLocks noChangeArrowheads="1"/>
                        </wps:cNvSpPr>
                        <wps:spPr bwMode="auto">
                          <a:xfrm>
                            <a:off x="8928" y="10224"/>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rPr>
                                  <w:sz w:val="16"/>
                                </w:rPr>
                              </w:pPr>
                              <w:r>
                                <w:rPr>
                                  <w:sz w:val="16"/>
                                </w:rPr>
                                <w:t>IT49</w:t>
                              </w:r>
                            </w:p>
                          </w:txbxContent>
                        </wps:txbx>
                        <wps:bodyPr rot="0" vert="horz" wrap="square" lIns="91440" tIns="45720" rIns="91440" bIns="45720" anchor="t" anchorCtr="0" upright="1">
                          <a:noAutofit/>
                        </wps:bodyPr>
                      </wps:wsp>
                      <wps:wsp>
                        <wps:cNvPr id="142" name="Text Box 422"/>
                        <wps:cNvSpPr txBox="1">
                          <a:spLocks noChangeArrowheads="1"/>
                        </wps:cNvSpPr>
                        <wps:spPr bwMode="auto">
                          <a:xfrm>
                            <a:off x="9648" y="10224"/>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rPr>
                                  <w:sz w:val="16"/>
                                </w:rPr>
                              </w:pPr>
                              <w:r>
                                <w:rPr>
                                  <w:sz w:val="16"/>
                                </w:rPr>
                                <w:t>IT0</w:t>
                              </w:r>
                            </w:p>
                          </w:txbxContent>
                        </wps:txbx>
                        <wps:bodyPr rot="0" vert="horz" wrap="square" lIns="91440" tIns="45720" rIns="91440" bIns="45720" anchor="t" anchorCtr="0" upright="1">
                          <a:noAutofit/>
                        </wps:bodyPr>
                      </wps:wsp>
                      <wps:wsp>
                        <wps:cNvPr id="143" name="Text Box 423"/>
                        <wps:cNvSpPr txBox="1">
                          <a:spLocks noChangeArrowheads="1"/>
                        </wps:cNvSpPr>
                        <wps:spPr bwMode="auto">
                          <a:xfrm>
                            <a:off x="2592" y="9360"/>
                            <a:ext cx="302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ind w:left="142"/>
                              </w:pPr>
                              <w:proofErr w:type="spellStart"/>
                              <w:r>
                                <w:t>Elementary</w:t>
                              </w:r>
                              <w:proofErr w:type="spellEnd"/>
                              <w:r>
                                <w:t xml:space="preserve"> cycle 2ms</w:t>
                              </w:r>
                            </w:p>
                          </w:txbxContent>
                        </wps:txbx>
                        <wps:bodyPr rot="0" vert="horz" wrap="square" lIns="91440" tIns="45720" rIns="91440" bIns="45720" anchor="t" anchorCtr="0" upright="1">
                          <a:noAutofit/>
                        </wps:bodyPr>
                      </wps:wsp>
                      <wps:wsp>
                        <wps:cNvPr id="144" name="Text Box 424"/>
                        <wps:cNvSpPr txBox="1">
                          <a:spLocks noChangeArrowheads="1"/>
                        </wps:cNvSpPr>
                        <wps:spPr bwMode="auto">
                          <a:xfrm>
                            <a:off x="4320" y="8640"/>
                            <a:ext cx="302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895A62">
                              <w:pPr>
                                <w:ind w:left="142"/>
                                <w:jc w:val="center"/>
                              </w:pPr>
                              <w:r>
                                <w:t>ATO cycle 100ms</w:t>
                              </w:r>
                            </w:p>
                          </w:txbxContent>
                        </wps:txbx>
                        <wps:bodyPr rot="0" vert="horz" wrap="square" lIns="91440" tIns="45720" rIns="91440" bIns="45720" anchor="t" anchorCtr="0" upright="1">
                          <a:noAutofit/>
                        </wps:bodyPr>
                      </wps:wsp>
                    </wpg:wgp>
                  </a:graphicData>
                </a:graphic>
              </wp:inline>
            </w:drawing>
          </mc:Choice>
          <mc:Fallback>
            <w:pict>
              <v:group id="Group 377" o:spid="_x0000_s1026" style="width:446.4pt;height:201.6pt;mso-position-horizontal-relative:char;mso-position-vertical-relative:line" coordorigin="1296,8640" coordsize="8928,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">
                <v:line id="Line 378" o:spid="_x0000_s1027" style="position:absolute;visibility:visible;mso-wrap-style:square" from="1872,9072" to="1873,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Line 379" o:spid="_x0000_s1028" style="position:absolute;visibility:visible;mso-wrap-style:square" from="1869,9216" to="9789,9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LXcMAAADbAAAADwAAAGRycy9kb3ducmV2LnhtbESPQWvCQBSE7wX/w/IEb3WjB9HoKiIo&#10;uZRSW3p+Zp9JNPs2ZrfZtL/eFYQeh5n5hlltelOLjlpXWVYwGScgiHOrKy4UfH3uX+cgnEfWWFsm&#10;Bb/kYLMevKww1TbwB3VHX4gIYZeigtL7JpXS5SUZdGPbEEfvbFuDPsq2kLrFEOGmltMkmUmDFceF&#10;EhvalZRfjz9GQRL+DvIis6p7z95uoTmF7+ktKDUa9tslCE+9/w8/25lWsFjA40v8A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ZC13DAAAA2wAAAA8AAAAAAAAAAAAA&#10;AAAAoQIAAGRycy9kb3ducmV2LnhtbFBLBQYAAAAABAAEAPkAAACRAwAAAAA=&#10;">
                  <v:stroke startarrow="block" endarrow="block"/>
                </v:line>
                <v:line id="Line 380" o:spid="_x0000_s1029" style="position:absolute;visibility:visible;mso-wrap-style:square" from="9792,9072" to="9793,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line id="Line 381" o:spid="_x0000_s1030" style="position:absolute;visibility:visible;mso-wrap-style:square" from="1869,9504" to="2592,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hpEcIAAADcAAAADwAAAGRycy9kb3ducmV2LnhtbERPTWsCMRC9C/6HMII3TfQgZTWKFFr2&#10;Uoq2eB43092tm8m6STerv94UCr3N433OZjfYRvTU+dqxhsVcgSAunKm51PD58TJ7AuEDssHGMWm4&#10;kYfddjzaYGZc5AP1x1CKFMI+Qw1VCG0mpS8qsujnriVO3JfrLIYEu1KaDmMKt41cKrWSFmtODRW2&#10;9FxRcTn+WA0q3l/lt8zr/j1/u8b2HE/La9R6Ohn2axCBhvAv/nPnJs1XC/h9Jl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hpEcIAAADcAAAADwAAAAAAAAAAAAAA&#10;AAChAgAAZHJzL2Rvd25yZXYueG1sUEsFBgAAAAAEAAQA+QAAAJADAAAAAA==&#10;">
                  <v:stroke startarrow="block" endarrow="block"/>
                </v:line>
                <v:group id="Group 382" o:spid="_x0000_s1031" style="position:absolute;left:1296;top:10512;width:8640;height:288" coordorigin="1440,9792" coordsize="8640,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rect id="Rectangle 383" o:spid="_x0000_s1032" style="position:absolute;left:201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biYMMA&#10;AADcAAAADwAAAGRycy9kb3ducmV2LnhtbERP32vCMBB+F/wfwgl7m6kbytYZRcY2FARZV9jrkZxt&#10;sbmUJrWdf70RBr7dx/fzluvB1uJMra8cK5hNExDE2pmKCwX5z+fjCwgfkA3WjknBH3lYr8ajJabG&#10;9fxN5ywUIoawT1FBGUKTSul1SRb91DXEkTu61mKIsC2kabGP4baWT0mykBYrjg0lNvRekj5lnVWg&#10;X7tdX/DugJfcz79+uw+9n+dKPUyGzRuIQEO4i//dWxPnJ89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biYMMAAADcAAAADwAAAAAAAAAAAAAAAACYAgAAZHJzL2Rv&#10;d25yZXYueG1sUEsFBgAAAAAEAAQA9QAAAIgDAAAAAA==&#10;" fillcolor="silver"/>
                  <v:rect id="Rectangle 384" o:spid="_x0000_s1033" style="position:absolute;left:273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96FMMA&#10;AADcAAAADwAAAGRycy9kb3ducmV2LnhtbERP32vCMBB+F/wfwgl7m6ljytYZRcY2FARZV9jrkZxt&#10;sbmUJrWdf70RBr7dx/fzluvB1uJMra8cK5hNExDE2pmKCwX5z+fjCwgfkA3WjknBH3lYr8ajJabG&#10;9fxN5ywUIoawT1FBGUKTSul1SRb91DXEkTu61mKIsC2kabGP4baWT0mykBYrjg0lNvRekj5lnVWg&#10;X7tdX/DugJfcz79+uw+9n+dKPUyGzRuIQEO4i//dWxPnJ89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96FMMAAADcAAAADwAAAAAAAAAAAAAAAACYAgAAZHJzL2Rv&#10;d25yZXYueG1sUEsFBgAAAAAEAAQA9QAAAIgDAAAAAA==&#10;" fillcolor="silver"/>
                  <v:rect id="Rectangle 385" o:spid="_x0000_s1034" style="position:absolute;left:345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fj8IA&#10;AADcAAAADwAAAGRycy9kb3ducmV2LnhtbERP32vCMBB+H/g/hBN8m6lCx1aNIuKGwmCsFnw9krMt&#10;NpfSpLbbX78MBnu7j+/nrbejbcSdOl87VrCYJyCItTM1lwqK8+vjMwgfkA02jknBF3nYbiYPa8yM&#10;G/iT7nkoRQxhn6GCKoQ2k9Lriiz6uWuJI3d1ncUQYVdK0+EQw20jl0nyJC3WHBsqbGlfkb7lvVWg&#10;X/rTUPLpA78Ln75d+oN+TwulZtNxtwIRaAz/4j/30cT5SQq/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9+PwgAAANwAAAAPAAAAAAAAAAAAAAAAAJgCAABkcnMvZG93&#10;bnJldi54bWxQSwUGAAAAAAQABAD1AAAAhwMAAAAA&#10;" fillcolor="silver"/>
                  <v:rect id="Rectangle 386" o:spid="_x0000_s1035" style="position:absolute;left:417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B+MIA&#10;AADcAAAADwAAAGRycy9kb3ducmV2LnhtbERP32vCMBB+H/g/hBN809SBop1RRJwoDIZa2OuR3Nqy&#10;5lKa1Fb/ejMY7O0+vp+32vS2EjdqfOlYwXSSgCDWzpScK8iu7+MFCB+QDVaOScGdPGzWg5cVpsZ1&#10;fKbbJeQihrBPUUERQp1K6XVBFv3E1cSR+3aNxRBhk0vTYBfDbSVfk2QuLZYcGwqsaVeQ/rm0VoFe&#10;tqcu59MnPjI/O3y1e/0xy5QaDfvtG4hAffgX/7mPJs5P5v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EUH4wgAAANwAAAAPAAAAAAAAAAAAAAAAAJgCAABkcnMvZG93&#10;bnJldi54bWxQSwUGAAAAAAQABAD1AAAAhwMAAAAA&#10;" fillcolor="silver"/>
                  <v:rect id="Rectangle 387" o:spid="_x0000_s1036" style="position:absolute;left:489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3kY8IA&#10;AADcAAAADwAAAGRycy9kb3ducmV2LnhtbERP32vCMBB+H+x/CDfwbaYTdLMaZYiKwkCmBV+P5NaW&#10;NZfSpLb61xthsLf7+H7efNnbSlyo8aVjBW/DBASxdqbkXEF22rx+gPAB2WDlmBRcycNy8fw0x9S4&#10;jr/pcgy5iCHsU1RQhFCnUnpdkEU/dDVx5H5cYzFE2OTSNNjFcFvJUZJMpMWSY0OBNa0K0r/H1irQ&#10;03bf5bw/4C3z4+25XeuvcabU4KX/nIEI1Id/8Z97Z+L85B0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eRjwgAAANwAAAAPAAAAAAAAAAAAAAAAAJgCAABkcnMvZG93&#10;bnJldi54bWxQSwUGAAAAAAQABAD1AAAAhwMAAAAA&#10;" fillcolor="silver"/>
                  <v:rect id="Rectangle 388" o:spid="_x0000_s1037" style="position:absolute;left:561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JwEcUA&#10;AADcAAAADwAAAGRycy9kb3ducmV2LnhtbESPQUvDQBCF7wX/wzKCt3ajUKmx2yKi0oJQGgNeh91p&#10;EpqdDdlNk/rrnYPgbYb35r1v1tvJt+pCfWwCG7hfZKCIbXANVwbKr/f5ClRMyA7bwGTgShG2m5vZ&#10;GnMXRj7SpUiVkhCOORqoU+pyraOtyWNchI5YtFPoPSZZ+0q7HkcJ961+yLJH7bFhaaixo9ea7LkY&#10;vAH7NOzHivcH/Cnj8uN7eLOfy9KYu9vp5RlUoin9m/+ud07wM6GVZ2QC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nARxQAAANwAAAAPAAAAAAAAAAAAAAAAAJgCAABkcnMv&#10;ZG93bnJldi54bWxQSwUGAAAAAAQABAD1AAAAigMAAAAA&#10;" fillcolor="silver"/>
                  <v:rect id="Rectangle 389" o:spid="_x0000_s1038" style="position:absolute;left:633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VisIA&#10;AADcAAAADwAAAGRycy9kb3ducmV2LnhtbERP32vCMBB+H/g/hBN8m6kDh3ZGEXGiMBC1sNcjubVl&#10;zaU0qa376xdB8O0+vp+3WPW2EldqfOlYwWScgCDWzpScK8gun68zED4gG6wck4IbeVgtBy8LTI3r&#10;+ETXc8hFDGGfooIihDqV0uuCLPqxq4kj9+MaiyHCJpemwS6G20q+Jcm7tFhybCiwpk1B+vfcWgV6&#10;3h66nA9H/Mv8dPfdbvXXNFNqNOzXHyAC9eEpfrj3Js5P5nB/Jl4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jtWKwgAAANwAAAAPAAAAAAAAAAAAAAAAAJgCAABkcnMvZG93&#10;bnJldi54bWxQSwUGAAAAAAQABAD1AAAAhwMAAAAA&#10;" fillcolor="silver"/>
                  <v:rect id="Rectangle 390" o:spid="_x0000_s1039" style="position:absolute;left:705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3qysUA&#10;AADcAAAADwAAAGRycy9kb3ducmV2LnhtbESPQWvCQBCF74X+h2UK3upGwVKjq5RSpYJQtIFeh90x&#10;Cc3OhuzGpP31zqHQ2wzvzXvfrLejb9SVulgHNjCbZqCIbXA1lwaKz93jM6iYkB02gcnAD0XYbu7v&#10;1pi7MPCJrudUKgnhmKOBKqU21zraijzGaWiJRbuEzmOStSu163CQcN/oeZY9aY81S0OFLb1WZL/P&#10;vTdgl/1hKPnwgb9FXOy/+jd7XBTGTB7GlxWoRGP6N/9dvzvBnwm+PCMT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erKxQAAANwAAAAPAAAAAAAAAAAAAAAAAJgCAABkcnMv&#10;ZG93bnJldi54bWxQSwUGAAAAAAQABAD1AAAAigMAAAAA&#10;" fillcolor="silver"/>
                  <v:rect id="Rectangle 391" o:spid="_x0000_s1040" style="position:absolute;left:849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PUcIA&#10;AADcAAAADwAAAGRycy9kb3ducmV2LnhtbERP32vCMBB+H/g/hBN8m2kHjlmNIjJFYTDUgq9HcrbF&#10;5lKa1Hb765fBYG/38f285XqwtXhQ6yvHCtJpAoJYO1NxoSC/7J7fQPiAbLB2TAq+yMN6NXpaYmZc&#10;zyd6nEMhYgj7DBWUITSZlF6XZNFPXUMcuZtrLYYI20KaFvsYbmv5kiSv0mLFsaHEhrYl6fu5swr0&#10;vDv2BR8/8Tv3s/21e9cfs1ypyXjYLEAEGsK/+M99MHF+msLvM/EC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U9RwgAAANwAAAAPAAAAAAAAAAAAAAAAAJgCAABkcnMvZG93&#10;bnJldi54bWxQSwUGAAAAAAQABAD1AAAAhwMAAAAA&#10;" fillcolor="silver"/>
                  <v:rect id="Rectangle 392" o:spid="_x0000_s1041" style="position:absolute;left:921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JsMA&#10;AADcAAAADwAAAGRycy9kb3ducmV2LnhtbERP32vCMBB+H+x/CDfYm6YVFO2MZYwpE4ShK+z1SG5t&#10;WXMpTWqrf70RBnu7j+/nrfPRNuJMna8dK0inCQhi7UzNpYLiaztZgvAB2WDjmBRcyEO+eXxYY2bc&#10;wEc6n0IpYgj7DBVUIbSZlF5XZNFPXUscuR/XWQwRdqU0HQ4x3DZyliQLabHm2FBhS28V6d9TbxXo&#10;Vb8fSt5/4rXw8913/64P80Kp56fx9QVEoDH8i//cHybOT2dwfyZe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RJsMAAADcAAAADwAAAAAAAAAAAAAAAACYAgAAZHJzL2Rv&#10;d25yZXYueG1sUEsFBgAAAAAEAAQA9QAAAIgDAAAAAA==&#10;" fillcolor="silver"/>
                  <v:rect id="Rectangle 393" o:spid="_x0000_s1042" style="position:absolute;left:9936;top:9792;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90vcIA&#10;AADcAAAADwAAAGRycy9kb3ducmV2LnhtbERP32vCMBB+F/wfwgl7m6kbilajyNjGBGFMC74eydkW&#10;m0tpUtvtrzfCwLf7+H7eatPbSlyp8aVjBZNxAoJYO1NyriA7fjzPQfiAbLByTAp+ycNmPRysMDWu&#10;4x+6HkIuYgj7FBUUIdSplF4XZNGPXU0cubNrLIYIm1yaBrsYbiv5kiQzabHk2FBgTW8F6cuhtQr0&#10;ot11Oe++8S/z089T+67300ypp1G/XYII1IeH+N/9ZeL8ySvcn4kX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3S9wgAAANwAAAAPAAAAAAAAAAAAAAAAAJgCAABkcnMvZG93&#10;bnJldi54bWxQSwUGAAAAAAQABAD1AAAAhwMAAAAA&#10;" fillcolor="silver"/>
                  <v:line id="Line 394" o:spid="_x0000_s1043" style="position:absolute;visibility:visible;mso-wrap-style:square" from="1440,10080" to="7344,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5AAxAAAANwAAAAPAAAAAAAAAAAA&#10;AAAAAKECAABkcnMvZG93bnJldi54bWxQSwUGAAAAAAQABAD5AAAAkgMAAAAA&#10;"/>
                  <v:line id="Line 395" o:spid="_x0000_s1044" style="position:absolute;flip:x;visibility:visible;mso-wrap-style:square" from="8208,10080" to="10080,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O05MQAAADcAAAADwAAAGRycy9kb3ducmV2LnhtbERPTWsCMRC9C/6HMIVeSs1a2qKrUUQQ&#10;evCiLSvexs10s+xmsiapbv+9KRS8zeN9znzZ21ZcyIfasYLxKANBXDpdc6Xg63PzPAERIrLG1jEp&#10;+KUAy8VwMMdcuyvv6LKPlUghHHJUYGLscilDachiGLmOOHHfzluMCfpKao/XFG5b+ZJl79JizanB&#10;YEdrQ2Wz/7EK5GT7dPar02tTNIfD1BRl0R23Sj0+9KsZiEh9vIv/3R86zR+/wd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7TkxAAAANwAAAAPAAAAAAAAAAAA&#10;AAAAAKECAABkcnMvZG93bnJldi54bWxQSwUGAAAAAAQABAD5AAAAkgMAAAAA&#10;"/>
                  <v:line id="Line 396" o:spid="_x0000_s1045" style="position:absolute;visibility:visible;mso-wrap-style:square" from="7491,10080" to="8067,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7+MQAAADcAAAADwAAAGRycy9kb3ducmV2LnhtbESPQYvCMBCF78L+hzALe9PUPYh2jSKC&#10;4MFVtOJ5aMa2azOpSbbWf28EwdsM78373kznnalFS85XlhUMBwkI4tzqigsFx2zVH4PwAVljbZkU&#10;3MnDfPbRm2Kq7Y331B5CIWII+xQVlCE0qZQ+L8mgH9iGOGpn6wyGuLpCaoe3GG5q+Z0kI2mw4kgo&#10;saFlSfnl8G8iNy827nr6u3Tr8+9mdeV2ss12Sn19dosfEIG68Da/rtc61h+O4PlMnE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Vvv4xAAAANwAAAAPAAAAAAAAAAAA&#10;AAAAAKECAABkcnMvZG93bnJldi54bWxQSwUGAAAAAAQABAD5AAAAkgMAAAAA&#10;">
                    <v:stroke dashstyle="dash"/>
                  </v:line>
                </v:group>
                <v:group id="Group 397" o:spid="_x0000_s1046" style="position:absolute;left:1296;top:11520;width:8640;height:288" coordorigin="1440,10368" coordsize="8640,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line id="Line 398" o:spid="_x0000_s1047" style="position:absolute;visibility:visible;mso-wrap-style:square" from="1440,10656" to="7344,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rect id="Rectangle 399" o:spid="_x0000_s1048" style="position:absolute;left:2160;top:10368;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DV8IA&#10;AADcAAAADwAAAGRycy9kb3ducmV2LnhtbERP32vCMBB+F/Y/hBv4pqmCop1RxpgyQRBdYa9HcmvL&#10;mktpUtv51xtB8O0+vp+32vS2EhdqfOlYwWScgCDWzpScK8i+t6MFCB+QDVaOScE/edisXwYrTI3r&#10;+ESXc8hFDGGfooIihDqV0uuCLPqxq4kj9+saiyHCJpemwS6G20pOk2QuLZYcGwqs6aMg/XdurQK9&#10;bPddzvsjXjM/2/20n/owy5QavvbvbyAC9eEpfri/TJw/WcL9mXi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V0NXwgAAANwAAAAPAAAAAAAAAAAAAAAAAJgCAABkcnMvZG93&#10;bnJldi54bWxQSwUGAAAAAAQABAD1AAAAhwMAAAAA&#10;" fillcolor="silver"/>
                  <v:rect id="Rectangle 400" o:spid="_x0000_s1049" style="position:absolute;left:2880;top:10368;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gd8UA&#10;AADcAAAADwAAAGRycy9kb3ducmV2LnhtbESPQWvCQBCF74X+h2UK3uqmgqVGVymlFQWhaAO9Drtj&#10;EpqdDdmNif31zqHQ2wzvzXvfrDajb9SFulgHNvA0zUAR2+BqLg0UXx+PL6BiQnbYBCYDV4qwWd/f&#10;rTB3YeAjXU6pVBLCMUcDVUptrnW0FXmM09ASi3YOnccka1dq1+Eg4b7Rsyx71h5rloYKW3qryP6c&#10;em/ALvr9UPL+E3+LON9+9+/2MC+MmTyMr0tQicb0b/673jnBnwm+PCMT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SB3xQAAANwAAAAPAAAAAAAAAAAAAAAAAJgCAABkcnMv&#10;ZG93bnJldi54bWxQSwUGAAAAAAQABAD1AAAAigMAAAAA&#10;" fillcolor="silver"/>
                  <v:rect id="Rectangle 401" o:spid="_x0000_s1050" style="position:absolute;left:3600;top:10368;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F7MMA&#10;AADcAAAADwAAAGRycy9kb3ducmV2LnhtbERP32vCMBB+H+x/CDfYm6YVFO2MZYwpE4ShK+z1SG5t&#10;WXMpTWqrf70RBnu7j+/nrfPRNuJMna8dK0inCQhi7UzNpYLiaztZgvAB2WDjmBRcyEO+eXxYY2bc&#10;wEc6n0IpYgj7DBVUIbSZlF5XZNFPXUscuR/XWQwRdqU0HQ4x3DZyliQLabHm2FBhS28V6d9TbxXo&#10;Vb8fSt5/4rXw8913/64P80Kp56fx9QVEoDH8i//cHybOn6VwfyZe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2F7MMAAADcAAAADwAAAAAAAAAAAAAAAACYAgAAZHJzL2Rv&#10;d25yZXYueG1sUEsFBgAAAAAEAAQA9QAAAIgDAAAAAA==&#10;" fillcolor="silver"/>
                  <v:rect id="Rectangle 402" o:spid="_x0000_s1051" style="position:absolute;left:4320;top:10368;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8bm8IA&#10;AADcAAAADwAAAGRycy9kb3ducmV2LnhtbERP32vCMBB+H/g/hBN8m6kFx6xGEXFDYTDUgq9HcrbF&#10;5lKa1Hb765fBYG/38f281WawtXhQ6yvHCmbTBASxdqbiQkF+eXt+BeEDssHaMSn4Ig+b9ehphZlx&#10;PZ/ocQ6FiCHsM1RQhtBkUnpdkkU/dQ1x5G6utRgibAtpWuxjuK1lmiQv0mLFsaHEhnYl6fu5swr0&#10;ojv2BR8/8Tv38/drt9cf81ypyXjYLkEEGsK/+M99MHF+msLvM/EC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xubwgAAANwAAAAPAAAAAAAAAAAAAAAAAJgCAABkcnMvZG93&#10;bnJldi54bWxQSwUGAAAAAAQABAD1AAAAhwMAAAAA&#10;" fillcolor="silver"/>
                  <v:rect id="Rectangle 403" o:spid="_x0000_s1052" style="position:absolute;left:5040;top:10368;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AMMA&#10;AADcAAAADwAAAGRycy9kb3ducmV2LnhtbERP32vCMBB+F/Y/hBv4NtMpytYZZQwdCoLYFfZ6JLe2&#10;rLmUJrWdf70RBr7dx/fzluvB1uJMra8cK3ieJCCItTMVFwryr+3TCwgfkA3WjknBH3lYrx5GS0yN&#10;6/lE5ywUIoawT1FBGUKTSul1SRb9xDXEkftxrcUQYVtI02Ifw20tp0mykBYrjg0lNvRRkv7NOqtA&#10;v3b7vuD9ES+5n39+dxt9mOdKjR+H9zcQgYZwF/+7dybOn87g9ky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O+AMMAAADcAAAADwAAAAAAAAAAAAAAAACYAgAAZHJzL2Rv&#10;d25yZXYueG1sUEsFBgAAAAAEAAQA9QAAAIgDAAAAAA==&#10;" fillcolor="silver"/>
                  <v:rect id="Rectangle 404" o:spid="_x0000_s1053" style="position:absolute;left:5760;top:10368;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mdMMA&#10;AADcAAAADwAAAGRycy9kb3ducmV2LnhtbERP32vCMBB+F/Y/hBv4NtOJytYZZQwdCoLYFfZ6JLe2&#10;rLmUJrWdf70RBr7dx/fzluvB1uJMra8cK3ieJCCItTMVFwryr+3TCwgfkA3WjknBH3lYrx5GS0yN&#10;6/lE5ywUIoawT1FBGUKTSul1SRb9xDXEkftxrcUQYVtI02Ifw20tp0mykBYrjg0lNvRRkv7NOqtA&#10;v3b7vuD9ES+5n39+dxt9mOdKjR+H9zcQgYZwF/+7dybOn87g9ky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omdMMAAADcAAAADwAAAAAAAAAAAAAAAACYAgAAZHJzL2Rv&#10;d25yZXYueG1sUEsFBgAAAAAEAAQA9QAAAIgDAAAAAA==&#10;" fillcolor="silver"/>
                  <v:line id="Line 405" o:spid="_x0000_s1054" style="position:absolute;flip:x;visibility:visible;mso-wrap-style:square" from="8208,10656" to="10080,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line id="Line 406" o:spid="_x0000_s1055" style="position:absolute;visibility:visible;mso-wrap-style:square" from="7491,10656" to="8067,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xRcUAAADcAAAADwAAAGRycy9kb3ducmV2LnhtbESPQWvCQBCF7wX/wzJCb3Wjh9BGVxFB&#10;8JBaGkvPQ3ZMotnZuLsm8d93C4XeZnhv3vdmtRlNK3pyvrGsYD5LQBCXVjdcKfg67V9eQfiArLG1&#10;TAoe5GGznjytMNN24E/qi1CJGMI+QwV1CF0mpS9rMuhntiOO2tk6gyGurpLa4RDDTSsXSZJKgw1H&#10;Qo0d7Woqr8XdRG5Z5e72fbmOh/N7vr9x/3Y8fSj1PB23SxCBxvBv/rs+6Fh/kcLvM3EC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oxRcUAAADcAAAADwAAAAAAAAAA&#10;AAAAAAChAgAAZHJzL2Rvd25yZXYueG1sUEsFBgAAAAAEAAQA+QAAAJMDAAAAAA==&#10;">
                    <v:stroke dashstyle="dash"/>
                  </v:line>
                </v:group>
                <v:group id="Group 407" o:spid="_x0000_s1056" style="position:absolute;left:1296;top:12384;width:8640;height:288" coordorigin="1440,10944" coordsize="8640,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line id="Line 408" o:spid="_x0000_s1057" style="position:absolute;visibility:visible;mso-wrap-style:square" from="1440,11232" to="7344,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409" o:spid="_x0000_s1058" style="position:absolute;flip:x;visibility:visible;mso-wrap-style:square" from="8208,11232" to="1008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0XMQAAADcAAAADwAAAGRycy9kb3ducmV2LnhtbERPTWsCMRC9F/wPYQpeimYrpejWKFIQ&#10;PHiplRVv0810s+xmsiZRt/++EQRv83ifM1/2thUX8qF2rOB1nIEgLp2uuVKw/16PpiBCRNbYOiYF&#10;fxRguRg8zTHX7spfdNnFSqQQDjkqMDF2uZShNGQxjF1HnLhf5y3GBH0ltcdrCretnGTZu7RYc2ow&#10;2NGnobLZna0COd2+nPzq560pmsNhZoqy6I5bpYbP/eoDRKQ+PsR390an+ZMZ3J5JF8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nRcxAAAANwAAAAPAAAAAAAAAAAA&#10;AAAAAKECAABkcnMvZG93bnJldi54bWxQSwUGAAAAAAQABAD5AAAAkgMAAAAA&#10;"/>
                  <v:line id="Line 410" o:spid="_x0000_s1059" style="position:absolute;visibility:visible;mso-wrap-style:square" from="7491,11232" to="8067,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ad8QAAADcAAAADwAAAGRycy9kb3ducmV2LnhtbESPTWvCQBCG7wX/wzKCt7qxQqmpqxRB&#10;8KCVqvQ8ZMckNTsbd7cx/nvnUOhthnk/npkve9eojkKsPRuYjDNQxIW3NZcGTsf18xuomJAtNp7J&#10;wJ0iLBeDpznm1t/4i7pDKpWEcMzRQJVSm2sdi4ocxrFvieV29sFhkjWU2ga8Sbhr9EuWvWqHNUtD&#10;hS2tKiouh18nvUW5Ddfvn0u/Oe+26yt3s8/j3pjRsP94B5WoT//iP/fGCv5U8OUZmUA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pp3xAAAANwAAAAPAAAAAAAAAAAA&#10;AAAAAKECAABkcnMvZG93bnJldi54bWxQSwUGAAAAAAQABAD5AAAAkgMAAAAA&#10;">
                    <v:stroke dashstyle="dash"/>
                  </v:line>
                  <v:rect id="Rectangle 411" o:spid="_x0000_s1060" style="position:absolute;left:6480;top:10944;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TMcIA&#10;AADcAAAADwAAAGRycy9kb3ducmV2LnhtbERP32vCMBB+F/wfwgl7m6kbilajyNjGBGFMC74eydkW&#10;m0tpUtvtrzfCwLf7+H7eatPbSlyp8aVjBZNxAoJYO1NyriA7fjzPQfiAbLByTAp+ycNmPRysMDWu&#10;4x+6HkIuYgj7FBUUIdSplF4XZNGPXU0cubNrLIYIm1yaBrsYbiv5kiQzabHk2FBgTW8F6cuhtQr0&#10;ot11Oe++8S/z089T+67300ypp1G/XYII1IeH+N/9ZeL81wncn4kX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lBMxwgAAANwAAAAPAAAAAAAAAAAAAAAAAJgCAABkcnMvZG93&#10;bnJldi54bWxQSwUGAAAAAAQABAD1AAAAhwMAAAAA&#10;" fillcolor="silver"/>
                  <v:rect id="Rectangle 412" o:spid="_x0000_s1061" style="position:absolute;left:7200;top:10944;width:14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NRsMA&#10;AADcAAAADwAAAGRycy9kb3ducmV2LnhtbERP32vCMBB+F/Y/hBv4NtMpytYZZQwdCoLYFfZ6JLe2&#10;rLmUJrWdf70RBr7dx/fzluvB1uJMra8cK3ieJCCItTMVFwryr+3TCwgfkA3WjknBH3lYrx5GS0yN&#10;6/lE5ywUIoawT1FBGUKTSul1SRb9xDXEkftxrcUQYVtI02Ifw20tp0mykBYrjg0lNvRRkv7NOqtA&#10;v3b7vuD9ES+5n39+dxt9mOdKjR+H9zcQgYZwF/+7dybOn03h9ky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aNRsMAAADcAAAADwAAAAAAAAAAAAAAAACYAgAAZHJzL2Rv&#10;d25yZXYueG1sUEsFBgAAAAAEAAQA9QAAAIgDAAAAAA==&#10;" fillcolor="silver"/>
                  <v:rect id="Rectangle 413" o:spid="_x0000_s1062" style="position:absolute;left:8211;top:1094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o3cIA&#10;AADcAAAADwAAAGRycy9kb3ducmV2LnhtbERP32vCMBB+F/wfwgl7m6kTRatRRLYxQRjTgq9HcrbF&#10;5lKa1Hb765fBwLf7+H7eetvbStyp8aVjBZNxAoJYO1NyriA7vz0vQPiAbLByTAq+ycN2MxysMTWu&#10;4y+6n0IuYgj7FBUUIdSplF4XZNGPXU0cuatrLIYIm1yaBrsYbiv5kiRzabHk2FBgTfuC9O3UWgV6&#10;2R66nA+f+JP52fulfdXHWabU06jfrUAE6sND/O/+MHH+dAp/z8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ijdwgAAANwAAAAPAAAAAAAAAAAAAAAAAJgCAABkcnMvZG93&#10;bnJldi54bWxQSwUGAAAAAAQABAD1AAAAhwMAAAAA&#10;" fillcolor="silver"/>
                  <v:rect id="Rectangle 414" o:spid="_x0000_s1063" style="position:absolute;left:8640;top:10944;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wqcMA&#10;AADcAAAADwAAAGRycy9kb3ducmV2LnhtbERP32vCMBB+H/g/hBP2pumcilajyNjGhMFQC74eydmW&#10;NZfSpLbur18Gwt7u4/t5621vK3GlxpeOFTyNExDE2pmScwXZ6W20AOEDssHKMSm4kYftZvCwxtS4&#10;jg90PYZcxBD2KSooQqhTKb0uyKIfu5o4chfXWAwRNrk0DXYx3FZykiRzabHk2FBgTS8F6e9jaxXo&#10;Zbvvct5/4U/mZ+/n9lV/zjKlHof9bgUiUB/+xXf3h4nzn6f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OwqcMAAADcAAAADwAAAAAAAAAAAAAAAACYAgAAZHJzL2Rv&#10;d25yZXYueG1sUEsFBgAAAAAEAAQA9QAAAIgDAAAAAA==&#10;" fillcolor="silver"/>
                  <v:rect id="Rectangle 415" o:spid="_x0000_s1064" style="position:absolute;left:9360;top:10944;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MsMA&#10;AADcAAAADwAAAGRycy9kb3ducmV2LnhtbERP32vCMBB+H/g/hBP2pqmOylaNIrKNCYLMFXw9kltb&#10;1lxKk9puf70RhL3dx/fzVpvB1uJCra8cK5hNExDE2pmKCwX519vkGYQPyAZrx6Tglzxs1qOHFWbG&#10;9fxJl1MoRAxhn6GCMoQmk9Lrkiz6qWuII/ftWoshwraQpsU+httazpNkIS1WHBtKbGhXkv45dVaB&#10;fun2fcH7I/7lPn0/d6/6kOZKPY6H7RJEoCH8i+/uDxPnP6V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VMsMAAADcAAAADwAAAAAAAAAAAAAAAACYAgAAZHJzL2Rv&#10;d25yZXYueG1sUEsFBgAAAAAEAAQA9QAAAIgDAAAAAA==&#10;" fillcolor="silver"/>
                </v:group>
                <v:shapetype id="_x0000_t202" coordsize="21600,21600" o:spt="202" path="m,l,21600r21600,l21600,xe">
                  <v:stroke joinstyle="miter"/>
                  <v:path gradientshapeok="t" o:connecttype="rect"/>
                </v:shapetype>
                <v:shape id="Text Box 416" o:spid="_x0000_s1065" type="#_x0000_t202" style="position:absolute;left:1296;top:9936;width:216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ossEA&#10;AADcAAAADwAAAGRycy9kb3ducmV2LnhtbERPS2vCQBC+C/0PyxR60936oo2uUpRCT4qxCr0N2TEJ&#10;ZmdDdmviv3cFwdt8fM+ZLztbiQs1vnSs4X2gQBBnzpSca/jdf/c/QPiAbLByTBqu5GG5eOnNMTGu&#10;5R1d0pCLGMI+QQ1FCHUipc8KsugHriaO3Mk1FkOETS5Ng20Mt5UcKjWVFkuODQXWtCooO6f/VsNh&#10;c/o7jtU2X9tJ3bpOSbafUuu31+5rBiJQF57ih/vHxPmj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Z6LLBAAAA3AAAAA8AAAAAAAAAAAAAAAAAmAIAAGRycy9kb3du&#10;cmV2LnhtbFBLBQYAAAAABAAEAPUAAACGAwAAAAA=&#10;" filled="f" stroked="f">
                  <v:textbox>
                    <w:txbxContent>
                      <w:p w:rsidR="00A333AB" w:rsidRDefault="00A333AB" w:rsidP="00895A62">
                        <w:pPr>
                          <w:ind w:left="142"/>
                        </w:pPr>
                        <w:proofErr w:type="spellStart"/>
                        <w:r>
                          <w:t>Level</w:t>
                        </w:r>
                        <w:proofErr w:type="spellEnd"/>
                        <w:r>
                          <w:t xml:space="preserve"> 1 </w:t>
                        </w:r>
                        <w:proofErr w:type="spellStart"/>
                        <w:r>
                          <w:t>activity</w:t>
                        </w:r>
                        <w:proofErr w:type="spellEnd"/>
                      </w:p>
                    </w:txbxContent>
                  </v:textbox>
                </v:shape>
                <v:shape id="Text Box 417" o:spid="_x0000_s1066" type="#_x0000_t202" style="position:absolute;left:1296;top:11088;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NKcIA&#10;AADcAAAADwAAAGRycy9kb3ducmV2LnhtbERPTWsCMRC9C/6HMII3TaqtbbdGEaXgSdFqobdhM+4u&#10;bibLJrrrvzcFwds83udM560txZVqXzjW8DJUIIhTZwrONBx+vgcfIHxANlg6Jg038jCfdTtTTIxr&#10;eEfXfchEDGGfoIY8hCqR0qc5WfRDVxFH7uRqiyHCOpOmxiaG21KOlJpIiwXHhhwrWuaUnvcXq+G4&#10;Of39vqpttrJvVeNaJdl+Sq37vXbxBSJQG57ih3tt4vzxO/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U0pwgAAANwAAAAPAAAAAAAAAAAAAAAAAJgCAABkcnMvZG93&#10;bnJldi54bWxQSwUGAAAAAAQABAD1AAAAhwMAAAAA&#10;" filled="f" stroked="f">
                  <v:textbox>
                    <w:txbxContent>
                      <w:p w:rsidR="00A333AB" w:rsidRDefault="00A333AB" w:rsidP="00895A62">
                        <w:pPr>
                          <w:ind w:left="142"/>
                        </w:pPr>
                        <w:proofErr w:type="spellStart"/>
                        <w:r>
                          <w:t>Level</w:t>
                        </w:r>
                        <w:proofErr w:type="spellEnd"/>
                        <w:r>
                          <w:t xml:space="preserve"> 2 </w:t>
                        </w:r>
                        <w:proofErr w:type="spellStart"/>
                        <w:r>
                          <w:t>activity</w:t>
                        </w:r>
                        <w:proofErr w:type="spellEnd"/>
                      </w:p>
                    </w:txbxContent>
                  </v:textbox>
                </v:shape>
                <v:shape id="Text Box 418" o:spid="_x0000_s1067" type="#_x0000_t202" style="position:absolute;left:1296;top:11952;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rZW8UA&#10;AADcAAAADwAAAGRycy9kb3ducmV2LnhtbESPT2vCQBDF70K/wzKCN921amlTVykVwZNF+wd6G7Jj&#10;EpqdDdnVxG/vHAreZnhv3vvNct37Wl2ojVVgC9OJAUWcB1dxYeHrczt+BhUTssM6MFm4UoT16mGw&#10;xMyFjg90OaZCSQjHDC2UKTWZ1jEvyWOchIZYtFNoPSZZ20K7FjsJ97V+NOZJe6xYGkps6L2k/O94&#10;9ha+96ffn7n5KDZ+0XShN5r9i7Z2NOzfXkEl6tPd/H+9c4I/E1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lbxQAAANwAAAAPAAAAAAAAAAAAAAAAAJgCAABkcnMv&#10;ZG93bnJldi54bWxQSwUGAAAAAAQABAD1AAAAigMAAAAA&#10;" filled="f" stroked="f">
                  <v:textbox>
                    <w:txbxContent>
                      <w:p w:rsidR="00A333AB" w:rsidRDefault="00A333AB" w:rsidP="00895A62">
                        <w:pPr>
                          <w:ind w:left="142"/>
                        </w:pPr>
                        <w:proofErr w:type="spellStart"/>
                        <w:r>
                          <w:t>Level</w:t>
                        </w:r>
                        <w:proofErr w:type="spellEnd"/>
                        <w:r>
                          <w:t xml:space="preserve"> 3 </w:t>
                        </w:r>
                        <w:proofErr w:type="spellStart"/>
                        <w:r>
                          <w:t>activity</w:t>
                        </w:r>
                        <w:proofErr w:type="spellEnd"/>
                      </w:p>
                    </w:txbxContent>
                  </v:textbox>
                </v:shape>
                <v:shape id="Text Box 419" o:spid="_x0000_s1068" type="#_x0000_t202" style="position:absolute;left:1728;top:10224;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sMcIA&#10;AADcAAAADwAAAGRycy9kb3ducmV2LnhtbERPyWrDMBC9B/oPYgq9hFhus9qJbNpAQ65ZPmBiTWwT&#10;a2QsNXb+vioUcpvHW2eTD6YRd+pcbVnBexSDIC6srrlUcD59T1YgnEfW2FgmBQ9ykGcvow2m2vZ8&#10;oPvRlyKEsEtRQeV9m0rpiooMusi2xIG72s6gD7Arpe6wD+GmkR9xvJAGaw4NFba0rai4HX+Mguu+&#10;H8+T/rLz5+VhtvjCenmxD6XeXofPNQhPg3+K/917HeZPE/h7Jlw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iwxwgAAANwAAAAPAAAAAAAAAAAAAAAAAJgCAABkcnMvZG93&#10;bnJldi54bWxQSwUGAAAAAAQABAD1AAAAhwMAAAAA&#10;" stroked="f">
                  <v:textbox>
                    <w:txbxContent>
                      <w:p w:rsidR="00A333AB" w:rsidRDefault="00A333AB" w:rsidP="00895A62">
                        <w:pPr>
                          <w:rPr>
                            <w:sz w:val="16"/>
                          </w:rPr>
                        </w:pPr>
                        <w:r>
                          <w:rPr>
                            <w:sz w:val="16"/>
                          </w:rPr>
                          <w:t>IT0</w:t>
                        </w:r>
                      </w:p>
                    </w:txbxContent>
                  </v:textbox>
                </v:shape>
                <v:shape id="Text Box 420" o:spid="_x0000_s1069" type="#_x0000_t202" style="position:absolute;left:2448;top:10224;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w:txbxContent>
                      <w:p w:rsidR="00A333AB" w:rsidRDefault="00A333AB" w:rsidP="00895A62">
                        <w:pPr>
                          <w:rPr>
                            <w:sz w:val="16"/>
                          </w:rPr>
                        </w:pPr>
                        <w:r>
                          <w:rPr>
                            <w:sz w:val="16"/>
                          </w:rPr>
                          <w:t>IT1</w:t>
                        </w:r>
                      </w:p>
                    </w:txbxContent>
                  </v:textbox>
                </v:shape>
                <v:shape id="Text Box 421" o:spid="_x0000_s1070" type="#_x0000_t202" style="position:absolute;left:8928;top:10224;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A333AB" w:rsidRDefault="00A333AB" w:rsidP="00895A62">
                        <w:pPr>
                          <w:rPr>
                            <w:sz w:val="16"/>
                          </w:rPr>
                        </w:pPr>
                        <w:r>
                          <w:rPr>
                            <w:sz w:val="16"/>
                          </w:rPr>
                          <w:t>IT49</w:t>
                        </w:r>
                      </w:p>
                    </w:txbxContent>
                  </v:textbox>
                </v:shape>
                <v:shape id="Text Box 422" o:spid="_x0000_s1071" type="#_x0000_t202" style="position:absolute;left:9648;top:10224;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NPcAA&#10;AADcAAAADwAAAGRycy9kb3ducmV2LnhtbERP24rCMBB9F/yHMAu+iE0Vb9s1igorvnr5gGkztmWb&#10;SWmirX9vFgTf5nCus9p0phIPalxpWcE4ikEQZ1aXnCu4Xn5HSxDOI2usLJOCJznYrPu9FSbatnyi&#10;x9nnIoSwS1BB4X2dSOmyggy6yNbEgbvZxqAPsMmlbrAN4aaSkzieS4Mlh4YCa9oXlP2d70bB7dgO&#10;Z99tevDXxWk632G5SO1TqcFXt/0B4anzH/HbfdRh/nQC/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jNPcAAAADcAAAADwAAAAAAAAAAAAAAAACYAgAAZHJzL2Rvd25y&#10;ZXYueG1sUEsFBgAAAAAEAAQA9QAAAIUDAAAAAA==&#10;" stroked="f">
                  <v:textbox>
                    <w:txbxContent>
                      <w:p w:rsidR="00A333AB" w:rsidRDefault="00A333AB" w:rsidP="00895A62">
                        <w:pPr>
                          <w:rPr>
                            <w:sz w:val="16"/>
                          </w:rPr>
                        </w:pPr>
                        <w:r>
                          <w:rPr>
                            <w:sz w:val="16"/>
                          </w:rPr>
                          <w:t>IT0</w:t>
                        </w:r>
                      </w:p>
                    </w:txbxContent>
                  </v:textbox>
                </v:shape>
                <v:shape id="Text Box 423" o:spid="_x0000_s1072" type="#_x0000_t202" style="position:absolute;left:2592;top:9360;width:30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A333AB" w:rsidRDefault="00A333AB" w:rsidP="00895A62">
                        <w:pPr>
                          <w:ind w:left="142"/>
                        </w:pPr>
                        <w:proofErr w:type="spellStart"/>
                        <w:r>
                          <w:t>Elementary</w:t>
                        </w:r>
                        <w:proofErr w:type="spellEnd"/>
                        <w:r>
                          <w:t xml:space="preserve"> cycle 2ms</w:t>
                        </w:r>
                      </w:p>
                    </w:txbxContent>
                  </v:textbox>
                </v:shape>
                <v:shape id="Text Box 424" o:spid="_x0000_s1073" type="#_x0000_t202" style="position:absolute;left:4320;top:8640;width:30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A333AB" w:rsidRDefault="00A333AB" w:rsidP="00895A62">
                        <w:pPr>
                          <w:ind w:left="142"/>
                          <w:jc w:val="center"/>
                        </w:pPr>
                        <w:r>
                          <w:t>ATO cycle 100ms</w:t>
                        </w:r>
                      </w:p>
                    </w:txbxContent>
                  </v:textbox>
                </v:shape>
                <w10:anchorlock/>
              </v:group>
            </w:pict>
          </mc:Fallback>
        </mc:AlternateContent>
      </w:r>
    </w:p>
    <w:p w:rsidR="00895A62" w:rsidRPr="00E1331F" w:rsidRDefault="00D825BA" w:rsidP="001A72EC">
      <w:pPr>
        <w:pStyle w:val="Titredefigure"/>
      </w:pPr>
      <w:bookmarkStart w:id="287" w:name="_Toc398632681"/>
      <w:proofErr w:type="spellStart"/>
      <w:r w:rsidRPr="00E1331F">
        <w:t>Fonctionnement</w:t>
      </w:r>
      <w:proofErr w:type="spellEnd"/>
      <w:r w:rsidRPr="00E1331F">
        <w:t xml:space="preserve"> </w:t>
      </w:r>
      <w:proofErr w:type="spellStart"/>
      <w:r w:rsidRPr="00E1331F">
        <w:t>dynamique</w:t>
      </w:r>
      <w:proofErr w:type="spellEnd"/>
      <w:r w:rsidRPr="00E1331F">
        <w:t xml:space="preserve"> du </w:t>
      </w:r>
      <w:proofErr w:type="spellStart"/>
      <w:r w:rsidRPr="00E1331F">
        <w:t>logiciel</w:t>
      </w:r>
      <w:bookmarkEnd w:id="287"/>
      <w:proofErr w:type="spellEnd"/>
    </w:p>
    <w:p w:rsidR="00895A62" w:rsidRDefault="00895A62" w:rsidP="009C3A89">
      <w:pPr>
        <w:pStyle w:val="Titre4"/>
        <w:rPr>
          <w:rStyle w:val="hps"/>
        </w:rPr>
      </w:pPr>
      <w:proofErr w:type="spellStart"/>
      <w:r>
        <w:rPr>
          <w:rStyle w:val="hps"/>
        </w:rPr>
        <w:t>T</w:t>
      </w:r>
      <w:r w:rsidR="00130C8E">
        <w:rPr>
          <w:rStyle w:val="hps"/>
        </w:rPr>
        <w:t>â</w:t>
      </w:r>
      <w:r>
        <w:rPr>
          <w:rStyle w:val="hps"/>
        </w:rPr>
        <w:t>che</w:t>
      </w:r>
      <w:proofErr w:type="spellEnd"/>
      <w:r>
        <w:rPr>
          <w:rStyle w:val="hps"/>
        </w:rPr>
        <w:t xml:space="preserve"> de </w:t>
      </w:r>
      <w:proofErr w:type="spellStart"/>
      <w:r w:rsidRPr="00AD3BCB">
        <w:rPr>
          <w:rStyle w:val="hps"/>
        </w:rPr>
        <w:t>niveau</w:t>
      </w:r>
      <w:proofErr w:type="spellEnd"/>
      <w:r w:rsidRPr="00AD3BCB">
        <w:rPr>
          <w:rStyle w:val="hps"/>
        </w:rPr>
        <w:t xml:space="preserve"> 1</w:t>
      </w:r>
    </w:p>
    <w:p w:rsidR="00D17F51" w:rsidRDefault="00895A62" w:rsidP="005F0732">
      <w:pPr>
        <w:pStyle w:val="Textestandard"/>
        <w:spacing w:after="120"/>
      </w:pPr>
      <w:r>
        <w:rPr>
          <w:rStyle w:val="hps"/>
        </w:rPr>
        <w:t>Le niveau1 c</w:t>
      </w:r>
      <w:r w:rsidRPr="00AD3BCB">
        <w:rPr>
          <w:rStyle w:val="hps"/>
        </w:rPr>
        <w:t>orrespond</w:t>
      </w:r>
      <w:r w:rsidRPr="00AD3BCB">
        <w:t xml:space="preserve"> </w:t>
      </w:r>
      <w:r w:rsidRPr="00AD3BCB">
        <w:rPr>
          <w:rStyle w:val="hps"/>
        </w:rPr>
        <w:t>à des tâches</w:t>
      </w:r>
      <w:r w:rsidRPr="00AD3BCB">
        <w:t xml:space="preserve"> </w:t>
      </w:r>
      <w:r w:rsidRPr="00AD3BCB">
        <w:rPr>
          <w:rStyle w:val="hps"/>
        </w:rPr>
        <w:t>nécessitant</w:t>
      </w:r>
      <w:r w:rsidRPr="00AD3BCB">
        <w:t xml:space="preserve"> </w:t>
      </w:r>
      <w:r w:rsidRPr="00AD3BCB">
        <w:rPr>
          <w:rStyle w:val="hps"/>
        </w:rPr>
        <w:t>des moyens matériels</w:t>
      </w:r>
      <w:r w:rsidRPr="00AD3BCB">
        <w:t xml:space="preserve"> </w:t>
      </w:r>
      <w:r w:rsidRPr="00AD3BCB">
        <w:rPr>
          <w:rStyle w:val="hps"/>
        </w:rPr>
        <w:t>d'entrée / sortie</w:t>
      </w:r>
      <w:r w:rsidRPr="00AD3BCB">
        <w:t xml:space="preserve"> </w:t>
      </w:r>
      <w:r w:rsidRPr="00AD3BCB">
        <w:rPr>
          <w:rStyle w:val="hps"/>
        </w:rPr>
        <w:t>(</w:t>
      </w:r>
      <w:r w:rsidRPr="00AD3BCB">
        <w:t xml:space="preserve">comme </w:t>
      </w:r>
      <w:r w:rsidRPr="00AD3BCB">
        <w:rPr>
          <w:rStyle w:val="hps"/>
        </w:rPr>
        <w:t>bus</w:t>
      </w:r>
      <w:r w:rsidRPr="00AD3BCB">
        <w:t xml:space="preserve"> </w:t>
      </w:r>
      <w:r w:rsidRPr="00AD3BCB">
        <w:rPr>
          <w:rStyle w:val="hps"/>
        </w:rPr>
        <w:t>SACEM</w:t>
      </w:r>
      <w:r w:rsidR="00CA3F65">
        <w:rPr>
          <w:rStyle w:val="hps"/>
        </w:rPr>
        <w:t>010</w:t>
      </w:r>
      <w:r w:rsidRPr="00AD3BCB">
        <w:t xml:space="preserve">), </w:t>
      </w:r>
      <w:r w:rsidRPr="00AD3BCB">
        <w:rPr>
          <w:rStyle w:val="hps"/>
        </w:rPr>
        <w:t>ou qui ont besoin</w:t>
      </w:r>
      <w:r w:rsidRPr="00AD3BCB">
        <w:t xml:space="preserve"> </w:t>
      </w:r>
      <w:r w:rsidRPr="00AD3BCB">
        <w:rPr>
          <w:rStyle w:val="hps"/>
        </w:rPr>
        <w:t>de se conformer à</w:t>
      </w:r>
      <w:r w:rsidRPr="00AD3BCB">
        <w:t xml:space="preserve"> </w:t>
      </w:r>
      <w:r w:rsidRPr="00AD3BCB">
        <w:rPr>
          <w:rStyle w:val="hps"/>
        </w:rPr>
        <w:t>des contraintes de temps</w:t>
      </w:r>
      <w:r w:rsidRPr="00AD3BCB">
        <w:t xml:space="preserve">. </w:t>
      </w:r>
    </w:p>
    <w:p w:rsidR="00895A62" w:rsidRPr="00AD3BCB" w:rsidRDefault="00895A62" w:rsidP="005F0732">
      <w:pPr>
        <w:pStyle w:val="Textestandard"/>
        <w:spacing w:after="120"/>
      </w:pPr>
      <w:r w:rsidRPr="00AD3BCB">
        <w:rPr>
          <w:rStyle w:val="hps"/>
        </w:rPr>
        <w:t>Ces tâches doivent</w:t>
      </w:r>
      <w:r w:rsidRPr="00AD3BCB">
        <w:t xml:space="preserve"> </w:t>
      </w:r>
      <w:r w:rsidRPr="00AD3BCB">
        <w:rPr>
          <w:rStyle w:val="hps"/>
        </w:rPr>
        <w:t>avoir une faible</w:t>
      </w:r>
      <w:r w:rsidRPr="00AD3BCB">
        <w:t xml:space="preserve"> </w:t>
      </w:r>
      <w:r w:rsidRPr="00AD3BCB">
        <w:rPr>
          <w:rStyle w:val="hps"/>
        </w:rPr>
        <w:t>durée</w:t>
      </w:r>
      <w:r w:rsidRPr="00AD3BCB">
        <w:t xml:space="preserve"> </w:t>
      </w:r>
      <w:r w:rsidRPr="00AD3BCB">
        <w:rPr>
          <w:rStyle w:val="hps"/>
        </w:rPr>
        <w:t>d'exécution</w:t>
      </w:r>
      <w:r w:rsidRPr="00AD3BCB">
        <w:t xml:space="preserve"> </w:t>
      </w:r>
      <w:r>
        <w:rPr>
          <w:rStyle w:val="hps"/>
        </w:rPr>
        <w:t>car elles</w:t>
      </w:r>
      <w:r w:rsidRPr="00AD3BCB">
        <w:rPr>
          <w:rStyle w:val="hps"/>
        </w:rPr>
        <w:t xml:space="preserve"> interrompent</w:t>
      </w:r>
      <w:r w:rsidRPr="00AD3BCB">
        <w:t xml:space="preserve"> </w:t>
      </w:r>
      <w:r w:rsidRPr="00AD3BCB">
        <w:rPr>
          <w:rStyle w:val="hps"/>
        </w:rPr>
        <w:t>tous les autres processus</w:t>
      </w:r>
      <w:r w:rsidRPr="00AD3BCB">
        <w:t xml:space="preserve">. </w:t>
      </w:r>
      <w:r>
        <w:rPr>
          <w:rStyle w:val="hps"/>
        </w:rPr>
        <w:t>Elles</w:t>
      </w:r>
      <w:r w:rsidRPr="00AD3BCB">
        <w:t xml:space="preserve"> </w:t>
      </w:r>
      <w:r w:rsidRPr="00AD3BCB">
        <w:rPr>
          <w:rStyle w:val="hps"/>
        </w:rPr>
        <w:t>sont activées à</w:t>
      </w:r>
      <w:r w:rsidRPr="00AD3BCB">
        <w:t xml:space="preserve"> </w:t>
      </w:r>
      <w:r w:rsidRPr="00AD3BCB">
        <w:rPr>
          <w:rStyle w:val="hps"/>
        </w:rPr>
        <w:t>un</w:t>
      </w:r>
      <w:r w:rsidRPr="00AD3BCB">
        <w:t xml:space="preserve"> </w:t>
      </w:r>
      <w:r w:rsidRPr="00AD3BCB">
        <w:rPr>
          <w:rStyle w:val="hps"/>
        </w:rPr>
        <w:t>cycle élémentaire</w:t>
      </w:r>
      <w:r w:rsidRPr="00AD3BCB">
        <w:t xml:space="preserve"> </w:t>
      </w:r>
      <w:r w:rsidRPr="00AD3BCB">
        <w:rPr>
          <w:rStyle w:val="hps"/>
        </w:rPr>
        <w:t>particulier</w:t>
      </w:r>
      <w:r w:rsidRPr="00AD3BCB">
        <w:t xml:space="preserve"> </w:t>
      </w:r>
      <w:r w:rsidRPr="00AD3BCB">
        <w:rPr>
          <w:rStyle w:val="hps"/>
        </w:rPr>
        <w:t>(</w:t>
      </w:r>
      <w:r>
        <w:t>elles</w:t>
      </w:r>
      <w:r w:rsidRPr="00AD3BCB">
        <w:t xml:space="preserve"> </w:t>
      </w:r>
      <w:r w:rsidRPr="00AD3BCB">
        <w:rPr>
          <w:rStyle w:val="hps"/>
        </w:rPr>
        <w:t>peuvent être activé</w:t>
      </w:r>
      <w:r w:rsidR="00A06825">
        <w:rPr>
          <w:rStyle w:val="hps"/>
        </w:rPr>
        <w:t>e</w:t>
      </w:r>
      <w:r w:rsidRPr="00AD3BCB">
        <w:rPr>
          <w:rStyle w:val="hps"/>
        </w:rPr>
        <w:t>s</w:t>
      </w:r>
      <w:r w:rsidRPr="00AD3BCB">
        <w:t xml:space="preserve"> </w:t>
      </w:r>
      <w:r w:rsidRPr="00AD3BCB">
        <w:rPr>
          <w:rStyle w:val="hps"/>
        </w:rPr>
        <w:t>plusieurs fois au cours</w:t>
      </w:r>
      <w:r w:rsidRPr="00AD3BCB">
        <w:t xml:space="preserve"> </w:t>
      </w:r>
      <w:r w:rsidRPr="00AD3BCB">
        <w:rPr>
          <w:rStyle w:val="hps"/>
        </w:rPr>
        <w:t>du même cycle</w:t>
      </w:r>
      <w:r w:rsidRPr="00AD3BCB">
        <w:t xml:space="preserve"> </w:t>
      </w:r>
      <w:r w:rsidRPr="00AD3BCB">
        <w:rPr>
          <w:rStyle w:val="hps"/>
        </w:rPr>
        <w:t>ATO)</w:t>
      </w:r>
      <w:r>
        <w:rPr>
          <w:rStyle w:val="hps"/>
        </w:rPr>
        <w:t>.</w:t>
      </w:r>
    </w:p>
    <w:p w:rsidR="00895A62" w:rsidRDefault="00895A62" w:rsidP="009C3A89">
      <w:pPr>
        <w:pStyle w:val="Titre4"/>
        <w:rPr>
          <w:rStyle w:val="hps"/>
        </w:rPr>
      </w:pPr>
      <w:proofErr w:type="spellStart"/>
      <w:r>
        <w:rPr>
          <w:rStyle w:val="hps"/>
        </w:rPr>
        <w:t>T</w:t>
      </w:r>
      <w:r w:rsidR="00130C8E">
        <w:rPr>
          <w:rStyle w:val="hps"/>
        </w:rPr>
        <w:t>â</w:t>
      </w:r>
      <w:r>
        <w:rPr>
          <w:rStyle w:val="hps"/>
        </w:rPr>
        <w:t>che</w:t>
      </w:r>
      <w:proofErr w:type="spellEnd"/>
      <w:r>
        <w:rPr>
          <w:rStyle w:val="hps"/>
        </w:rPr>
        <w:t xml:space="preserve"> de </w:t>
      </w:r>
      <w:proofErr w:type="spellStart"/>
      <w:r w:rsidRPr="00AD3BCB">
        <w:rPr>
          <w:rStyle w:val="hps"/>
        </w:rPr>
        <w:t>niveau</w:t>
      </w:r>
      <w:proofErr w:type="spellEnd"/>
      <w:r w:rsidRPr="00AD3BCB">
        <w:rPr>
          <w:rStyle w:val="hps"/>
        </w:rPr>
        <w:t xml:space="preserve"> </w:t>
      </w:r>
      <w:r>
        <w:rPr>
          <w:rStyle w:val="hps"/>
        </w:rPr>
        <w:t>2</w:t>
      </w:r>
    </w:p>
    <w:p w:rsidR="00D17F51" w:rsidRDefault="00895A62" w:rsidP="005F0732">
      <w:pPr>
        <w:pStyle w:val="Textestandard"/>
        <w:spacing w:after="120"/>
      </w:pPr>
      <w:r w:rsidRPr="00A87D93">
        <w:rPr>
          <w:rStyle w:val="hps"/>
        </w:rPr>
        <w:t>Le niveau 2 correspond</w:t>
      </w:r>
      <w:r w:rsidRPr="00A87D93">
        <w:t xml:space="preserve"> </w:t>
      </w:r>
      <w:r w:rsidRPr="00A87D93">
        <w:rPr>
          <w:rStyle w:val="hps"/>
        </w:rPr>
        <w:t>à des tâches</w:t>
      </w:r>
      <w:r w:rsidRPr="00A87D93">
        <w:t xml:space="preserve"> </w:t>
      </w:r>
      <w:r w:rsidRPr="00A87D93">
        <w:rPr>
          <w:rStyle w:val="hps"/>
        </w:rPr>
        <w:t>sans</w:t>
      </w:r>
      <w:r w:rsidRPr="00A87D93">
        <w:t xml:space="preserve"> </w:t>
      </w:r>
      <w:r w:rsidRPr="00A87D93">
        <w:rPr>
          <w:rStyle w:val="hps"/>
        </w:rPr>
        <w:t>contraintes particulières</w:t>
      </w:r>
      <w:r w:rsidRPr="00A87D93">
        <w:t xml:space="preserve"> </w:t>
      </w:r>
      <w:r w:rsidRPr="00A87D93">
        <w:rPr>
          <w:rStyle w:val="hps"/>
        </w:rPr>
        <w:t>de temps</w:t>
      </w:r>
      <w:r w:rsidRPr="00A87D93">
        <w:t xml:space="preserve"> </w:t>
      </w:r>
      <w:r w:rsidRPr="00A87D93">
        <w:rPr>
          <w:rStyle w:val="hps"/>
        </w:rPr>
        <w:t>et</w:t>
      </w:r>
      <w:r w:rsidRPr="00A87D93">
        <w:t xml:space="preserve"> </w:t>
      </w:r>
      <w:r w:rsidRPr="00A87D93">
        <w:rPr>
          <w:rStyle w:val="hps"/>
        </w:rPr>
        <w:t>ne nécessitant pas de</w:t>
      </w:r>
      <w:r w:rsidRPr="00A87D93">
        <w:t xml:space="preserve"> </w:t>
      </w:r>
      <w:r w:rsidRPr="00A87D93">
        <w:rPr>
          <w:rStyle w:val="hps"/>
        </w:rPr>
        <w:t>moyens matériel</w:t>
      </w:r>
      <w:r w:rsidRPr="00A87D93">
        <w:t xml:space="preserve"> </w:t>
      </w:r>
      <w:r w:rsidRPr="00A87D93">
        <w:rPr>
          <w:rStyle w:val="hps"/>
        </w:rPr>
        <w:t>d'entrée / sortie</w:t>
      </w:r>
      <w:r w:rsidRPr="00A87D93">
        <w:t xml:space="preserve">, </w:t>
      </w:r>
      <w:r w:rsidRPr="00A87D93">
        <w:rPr>
          <w:rStyle w:val="hps"/>
        </w:rPr>
        <w:t xml:space="preserve">mais </w:t>
      </w:r>
      <w:r>
        <w:rPr>
          <w:rStyle w:val="hps"/>
        </w:rPr>
        <w:t xml:space="preserve">devant </w:t>
      </w:r>
      <w:r w:rsidRPr="00A87D93">
        <w:rPr>
          <w:rStyle w:val="hps"/>
        </w:rPr>
        <w:t>être complètement</w:t>
      </w:r>
      <w:r w:rsidRPr="00A87D93">
        <w:t xml:space="preserve"> </w:t>
      </w:r>
      <w:r w:rsidRPr="00A87D93">
        <w:rPr>
          <w:rStyle w:val="hps"/>
        </w:rPr>
        <w:t>réalisé</w:t>
      </w:r>
      <w:r w:rsidRPr="00A87D93">
        <w:t xml:space="preserve"> </w:t>
      </w:r>
      <w:r w:rsidRPr="00A87D93">
        <w:rPr>
          <w:rStyle w:val="hps"/>
        </w:rPr>
        <w:t>une fois dans</w:t>
      </w:r>
      <w:r w:rsidRPr="00A87D93">
        <w:t xml:space="preserve"> </w:t>
      </w:r>
      <w:r w:rsidRPr="00A87D93">
        <w:rPr>
          <w:rStyle w:val="hps"/>
        </w:rPr>
        <w:t>chaque cycle</w:t>
      </w:r>
      <w:r w:rsidRPr="00A87D93">
        <w:t xml:space="preserve"> </w:t>
      </w:r>
      <w:r w:rsidRPr="00A87D93">
        <w:rPr>
          <w:rStyle w:val="hps"/>
        </w:rPr>
        <w:t>ATO</w:t>
      </w:r>
      <w:r w:rsidRPr="00A87D93">
        <w:t xml:space="preserve">. </w:t>
      </w:r>
    </w:p>
    <w:p w:rsidR="00D17F51" w:rsidRDefault="00895A62" w:rsidP="005F0732">
      <w:pPr>
        <w:pStyle w:val="Textestandard"/>
        <w:spacing w:after="120"/>
      </w:pPr>
      <w:r w:rsidRPr="00A87D93">
        <w:rPr>
          <w:rStyle w:val="hps"/>
        </w:rPr>
        <w:t>Ces tâches</w:t>
      </w:r>
      <w:r w:rsidRPr="00A87D93">
        <w:t xml:space="preserve"> </w:t>
      </w:r>
      <w:r w:rsidRPr="00A87D93">
        <w:rPr>
          <w:rStyle w:val="hps"/>
        </w:rPr>
        <w:t>sont activées</w:t>
      </w:r>
      <w:r w:rsidRPr="00A87D93">
        <w:t xml:space="preserve"> </w:t>
      </w:r>
      <w:r w:rsidRPr="00A87D93">
        <w:rPr>
          <w:rStyle w:val="hps"/>
        </w:rPr>
        <w:t>dès que</w:t>
      </w:r>
      <w:r w:rsidRPr="00A87D93">
        <w:t xml:space="preserve"> </w:t>
      </w:r>
      <w:r>
        <w:t xml:space="preserve">les </w:t>
      </w:r>
      <w:r w:rsidRPr="00A87D93">
        <w:rPr>
          <w:rStyle w:val="hps"/>
        </w:rPr>
        <w:t>tâches de niveau 1</w:t>
      </w:r>
      <w:r w:rsidRPr="00A87D93">
        <w:t xml:space="preserve"> </w:t>
      </w:r>
      <w:r w:rsidRPr="00A87D93">
        <w:rPr>
          <w:rStyle w:val="hps"/>
        </w:rPr>
        <w:t>sont terminées</w:t>
      </w:r>
      <w:r w:rsidRPr="00A87D93">
        <w:t xml:space="preserve">. </w:t>
      </w:r>
      <w:r>
        <w:rPr>
          <w:rStyle w:val="hps"/>
        </w:rPr>
        <w:t>Elles</w:t>
      </w:r>
      <w:r w:rsidRPr="00A87D93">
        <w:rPr>
          <w:rStyle w:val="hps"/>
        </w:rPr>
        <w:t xml:space="preserve"> sont activés</w:t>
      </w:r>
      <w:r w:rsidRPr="00A87D93">
        <w:t xml:space="preserve"> </w:t>
      </w:r>
      <w:r w:rsidRPr="00A87D93">
        <w:rPr>
          <w:rStyle w:val="hps"/>
        </w:rPr>
        <w:t>dans un ordre logique</w:t>
      </w:r>
      <w:r w:rsidRPr="00A87D93">
        <w:t xml:space="preserve">: </w:t>
      </w:r>
      <w:r w:rsidRPr="00A87D93">
        <w:rPr>
          <w:rStyle w:val="hps"/>
        </w:rPr>
        <w:t>acquisition</w:t>
      </w:r>
      <w:r w:rsidRPr="00A87D93">
        <w:t xml:space="preserve"> </w:t>
      </w:r>
      <w:r w:rsidRPr="00A87D93">
        <w:rPr>
          <w:rStyle w:val="hps"/>
        </w:rPr>
        <w:t>saisie, traitement</w:t>
      </w:r>
      <w:r w:rsidRPr="00A87D93">
        <w:t xml:space="preserve"> </w:t>
      </w:r>
      <w:r w:rsidRPr="00A87D93">
        <w:rPr>
          <w:rStyle w:val="hps"/>
        </w:rPr>
        <w:t>de</w:t>
      </w:r>
      <w:r w:rsidRPr="00A87D93">
        <w:t xml:space="preserve"> </w:t>
      </w:r>
      <w:r w:rsidRPr="00A87D93">
        <w:rPr>
          <w:rStyle w:val="hps"/>
        </w:rPr>
        <w:t>données, la rédaction</w:t>
      </w:r>
      <w:r w:rsidRPr="00A87D93">
        <w:t xml:space="preserve"> </w:t>
      </w:r>
      <w:r w:rsidRPr="00A87D93">
        <w:rPr>
          <w:rStyle w:val="hps"/>
        </w:rPr>
        <w:t>de sortie</w:t>
      </w:r>
      <w:r w:rsidRPr="00A87D93">
        <w:t xml:space="preserve">. </w:t>
      </w:r>
      <w:r w:rsidRPr="00A87D93">
        <w:rPr>
          <w:rStyle w:val="hps"/>
        </w:rPr>
        <w:t>Il</w:t>
      </w:r>
      <w:r w:rsidRPr="00A87D93">
        <w:t xml:space="preserve"> </w:t>
      </w:r>
      <w:r w:rsidRPr="00A87D93">
        <w:rPr>
          <w:rStyle w:val="hps"/>
        </w:rPr>
        <w:t>est d'autant plus</w:t>
      </w:r>
      <w:r w:rsidRPr="00A87D93">
        <w:t xml:space="preserve"> </w:t>
      </w:r>
      <w:r w:rsidRPr="00A87D93">
        <w:rPr>
          <w:rStyle w:val="hps"/>
        </w:rPr>
        <w:t>important de respecter</w:t>
      </w:r>
      <w:r w:rsidRPr="00A87D93">
        <w:t xml:space="preserve"> </w:t>
      </w:r>
      <w:r w:rsidRPr="00A87D93">
        <w:rPr>
          <w:rStyle w:val="hps"/>
        </w:rPr>
        <w:t>cet ordre</w:t>
      </w:r>
      <w:r w:rsidRPr="00A87D93">
        <w:t xml:space="preserve">, car il </w:t>
      </w:r>
      <w:r w:rsidRPr="00A87D93">
        <w:rPr>
          <w:rStyle w:val="hps"/>
        </w:rPr>
        <w:t>assure</w:t>
      </w:r>
      <w:r w:rsidRPr="00A87D93">
        <w:t xml:space="preserve"> </w:t>
      </w:r>
      <w:r w:rsidRPr="00A87D93">
        <w:rPr>
          <w:rStyle w:val="hps"/>
        </w:rPr>
        <w:t xml:space="preserve">un échange </w:t>
      </w:r>
      <w:r>
        <w:rPr>
          <w:rStyle w:val="hps"/>
        </w:rPr>
        <w:t>cohérent</w:t>
      </w:r>
      <w:r w:rsidRPr="00A87D93">
        <w:t xml:space="preserve"> </w:t>
      </w:r>
      <w:r w:rsidRPr="00A87D93">
        <w:rPr>
          <w:rStyle w:val="hps"/>
        </w:rPr>
        <w:t>de données</w:t>
      </w:r>
      <w:r w:rsidRPr="00A87D93">
        <w:t xml:space="preserve"> </w:t>
      </w:r>
      <w:r w:rsidRPr="00A87D93">
        <w:rPr>
          <w:rStyle w:val="hps"/>
        </w:rPr>
        <w:t>entre le</w:t>
      </w:r>
      <w:r>
        <w:rPr>
          <w:rStyle w:val="hps"/>
        </w:rPr>
        <w:t>s</w:t>
      </w:r>
      <w:r w:rsidRPr="00A87D93">
        <w:rPr>
          <w:rStyle w:val="hps"/>
        </w:rPr>
        <w:t xml:space="preserve"> niveau</w:t>
      </w:r>
      <w:r>
        <w:rPr>
          <w:rStyle w:val="hps"/>
        </w:rPr>
        <w:t>x</w:t>
      </w:r>
      <w:r w:rsidRPr="00A87D93">
        <w:rPr>
          <w:rStyle w:val="hps"/>
        </w:rPr>
        <w:t xml:space="preserve"> 1</w:t>
      </w:r>
      <w:r w:rsidRPr="00A87D93">
        <w:t xml:space="preserve"> </w:t>
      </w:r>
      <w:r w:rsidRPr="00A87D93">
        <w:rPr>
          <w:rStyle w:val="hps"/>
        </w:rPr>
        <w:t>et</w:t>
      </w:r>
      <w:r w:rsidRPr="00A87D93">
        <w:t xml:space="preserve"> </w:t>
      </w:r>
      <w:r w:rsidRPr="00A87D93">
        <w:rPr>
          <w:rStyle w:val="hps"/>
        </w:rPr>
        <w:t>2</w:t>
      </w:r>
      <w:r w:rsidRPr="00A87D93">
        <w:t xml:space="preserve">. </w:t>
      </w:r>
    </w:p>
    <w:p w:rsidR="00895A62" w:rsidRDefault="00895A62" w:rsidP="005F0732">
      <w:pPr>
        <w:pStyle w:val="Textestandard"/>
        <w:spacing w:after="120"/>
        <w:rPr>
          <w:rStyle w:val="hps"/>
        </w:rPr>
      </w:pPr>
      <w:r w:rsidRPr="00A87D93">
        <w:rPr>
          <w:rStyle w:val="hps"/>
        </w:rPr>
        <w:t>A la fin du</w:t>
      </w:r>
      <w:r w:rsidRPr="00A87D93">
        <w:t xml:space="preserve"> </w:t>
      </w:r>
      <w:r w:rsidRPr="00A87D93">
        <w:rPr>
          <w:rStyle w:val="hps"/>
        </w:rPr>
        <w:t>niveau</w:t>
      </w:r>
      <w:r w:rsidRPr="00A87D93">
        <w:t xml:space="preserve"> </w:t>
      </w:r>
      <w:r w:rsidRPr="00A87D93">
        <w:rPr>
          <w:rStyle w:val="hps"/>
        </w:rPr>
        <w:t>2</w:t>
      </w:r>
      <w:r w:rsidRPr="00A87D93">
        <w:t xml:space="preserve">, des procédures </w:t>
      </w:r>
      <w:r>
        <w:rPr>
          <w:rStyle w:val="hps"/>
        </w:rPr>
        <w:t>produisent</w:t>
      </w:r>
      <w:r w:rsidRPr="00A87D93">
        <w:rPr>
          <w:rStyle w:val="hps"/>
        </w:rPr>
        <w:t xml:space="preserve"> des messages</w:t>
      </w:r>
      <w:r w:rsidRPr="00A87D93">
        <w:t xml:space="preserve"> </w:t>
      </w:r>
      <w:r w:rsidRPr="00A87D93">
        <w:rPr>
          <w:rStyle w:val="hps"/>
        </w:rPr>
        <w:t>destinés</w:t>
      </w:r>
      <w:r w:rsidRPr="00A87D93">
        <w:t xml:space="preserve"> </w:t>
      </w:r>
      <w:r w:rsidRPr="00A87D93">
        <w:rPr>
          <w:rStyle w:val="hps"/>
        </w:rPr>
        <w:t>à d'autres systèmes</w:t>
      </w:r>
      <w:r w:rsidRPr="00A87D93">
        <w:t xml:space="preserve"> </w:t>
      </w:r>
      <w:r w:rsidRPr="00A87D93">
        <w:rPr>
          <w:rStyle w:val="hps"/>
        </w:rPr>
        <w:t>(</w:t>
      </w:r>
      <w:r w:rsidRPr="00A87D93">
        <w:t>inclu</w:t>
      </w:r>
      <w:r>
        <w:t>ant les</w:t>
      </w:r>
      <w:r w:rsidRPr="00A87D93">
        <w:t xml:space="preserve"> </w:t>
      </w:r>
      <w:r w:rsidRPr="00A87D93">
        <w:rPr>
          <w:rStyle w:val="hps"/>
        </w:rPr>
        <w:t>messages</w:t>
      </w:r>
      <w:r w:rsidRPr="00A87D93">
        <w:t xml:space="preserve"> </w:t>
      </w:r>
      <w:r w:rsidRPr="00A87D93">
        <w:rPr>
          <w:rStyle w:val="hps"/>
        </w:rPr>
        <w:t>facilitant</w:t>
      </w:r>
      <w:r w:rsidRPr="00A87D93">
        <w:t xml:space="preserve"> </w:t>
      </w:r>
      <w:r w:rsidRPr="00A87D93">
        <w:rPr>
          <w:rStyle w:val="hps"/>
        </w:rPr>
        <w:t>le</w:t>
      </w:r>
      <w:r w:rsidRPr="00A87D93">
        <w:t xml:space="preserve"> </w:t>
      </w:r>
      <w:r w:rsidRPr="00A87D93">
        <w:rPr>
          <w:rStyle w:val="hps"/>
        </w:rPr>
        <w:t>réglage</w:t>
      </w:r>
      <w:r w:rsidRPr="00A87D93">
        <w:t xml:space="preserve"> </w:t>
      </w:r>
      <w:r w:rsidRPr="00A87D93">
        <w:rPr>
          <w:rStyle w:val="hps"/>
        </w:rPr>
        <w:t>de</w:t>
      </w:r>
      <w:r>
        <w:rPr>
          <w:rStyle w:val="hps"/>
        </w:rPr>
        <w:t xml:space="preserve"> l’</w:t>
      </w:r>
      <w:r w:rsidRPr="00A87D93">
        <w:rPr>
          <w:rStyle w:val="hps"/>
        </w:rPr>
        <w:t>ATO</w:t>
      </w:r>
      <w:r>
        <w:rPr>
          <w:rStyle w:val="hps"/>
        </w:rPr>
        <w:t>)</w:t>
      </w:r>
      <w:r w:rsidRPr="00A87D93">
        <w:rPr>
          <w:rStyle w:val="hps"/>
        </w:rPr>
        <w:t>.</w:t>
      </w:r>
    </w:p>
    <w:p w:rsidR="00895A62" w:rsidRDefault="00895A62" w:rsidP="009C3A89">
      <w:pPr>
        <w:pStyle w:val="Titre4"/>
        <w:rPr>
          <w:rStyle w:val="hps"/>
        </w:rPr>
      </w:pPr>
      <w:proofErr w:type="spellStart"/>
      <w:r>
        <w:rPr>
          <w:rStyle w:val="hps"/>
        </w:rPr>
        <w:t>T</w:t>
      </w:r>
      <w:r w:rsidR="00130C8E">
        <w:rPr>
          <w:rStyle w:val="hps"/>
        </w:rPr>
        <w:t>â</w:t>
      </w:r>
      <w:r>
        <w:rPr>
          <w:rStyle w:val="hps"/>
        </w:rPr>
        <w:t>che</w:t>
      </w:r>
      <w:proofErr w:type="spellEnd"/>
      <w:r>
        <w:rPr>
          <w:rStyle w:val="hps"/>
        </w:rPr>
        <w:t xml:space="preserve"> de </w:t>
      </w:r>
      <w:proofErr w:type="spellStart"/>
      <w:r w:rsidRPr="00AD3BCB">
        <w:rPr>
          <w:rStyle w:val="hps"/>
        </w:rPr>
        <w:t>niveau</w:t>
      </w:r>
      <w:proofErr w:type="spellEnd"/>
      <w:r w:rsidRPr="00AD3BCB">
        <w:rPr>
          <w:rStyle w:val="hps"/>
        </w:rPr>
        <w:t xml:space="preserve"> </w:t>
      </w:r>
      <w:r>
        <w:rPr>
          <w:rStyle w:val="hps"/>
        </w:rPr>
        <w:t>3</w:t>
      </w:r>
    </w:p>
    <w:p w:rsidR="00D17F51" w:rsidRDefault="00895A62" w:rsidP="005F0732">
      <w:pPr>
        <w:pStyle w:val="Textestandard"/>
        <w:spacing w:after="120"/>
      </w:pPr>
      <w:r w:rsidRPr="002553C5">
        <w:rPr>
          <w:rStyle w:val="hps"/>
        </w:rPr>
        <w:t>Le niveau 3 correspond</w:t>
      </w:r>
      <w:r w:rsidRPr="002553C5">
        <w:t xml:space="preserve"> </w:t>
      </w:r>
      <w:r w:rsidRPr="002553C5">
        <w:rPr>
          <w:rStyle w:val="hps"/>
        </w:rPr>
        <w:t>à des tâches</w:t>
      </w:r>
      <w:r>
        <w:t xml:space="preserve"> dont le processus </w:t>
      </w:r>
      <w:r w:rsidRPr="002553C5">
        <w:rPr>
          <w:rStyle w:val="hps"/>
        </w:rPr>
        <w:t>peut</w:t>
      </w:r>
      <w:r w:rsidRPr="002553C5">
        <w:t xml:space="preserve"> </w:t>
      </w:r>
      <w:r w:rsidRPr="002553C5">
        <w:rPr>
          <w:rStyle w:val="hps"/>
        </w:rPr>
        <w:t>couvrir plusieurs</w:t>
      </w:r>
      <w:r w:rsidRPr="002553C5">
        <w:t xml:space="preserve"> </w:t>
      </w:r>
      <w:r w:rsidRPr="002553C5">
        <w:rPr>
          <w:rStyle w:val="hps"/>
        </w:rPr>
        <w:t>cycles</w:t>
      </w:r>
      <w:r w:rsidRPr="002553C5">
        <w:t xml:space="preserve"> </w:t>
      </w:r>
      <w:r>
        <w:rPr>
          <w:rStyle w:val="hps"/>
        </w:rPr>
        <w:t xml:space="preserve">de l’ATO ne nécessitant </w:t>
      </w:r>
      <w:r w:rsidRPr="002553C5">
        <w:rPr>
          <w:rStyle w:val="hps"/>
        </w:rPr>
        <w:t>aucun</w:t>
      </w:r>
      <w:r w:rsidRPr="002553C5">
        <w:t xml:space="preserve"> </w:t>
      </w:r>
      <w:r w:rsidRPr="002553C5">
        <w:rPr>
          <w:rStyle w:val="hps"/>
        </w:rPr>
        <w:t>moyen matériel</w:t>
      </w:r>
      <w:r w:rsidRPr="002553C5">
        <w:t xml:space="preserve"> </w:t>
      </w:r>
      <w:r w:rsidRPr="002553C5">
        <w:rPr>
          <w:rStyle w:val="hps"/>
        </w:rPr>
        <w:t>d'entrée / sortie</w:t>
      </w:r>
      <w:r>
        <w:rPr>
          <w:rStyle w:val="hps"/>
        </w:rPr>
        <w:t>.</w:t>
      </w:r>
      <w:r w:rsidRPr="002553C5">
        <w:t xml:space="preserve"> </w:t>
      </w:r>
    </w:p>
    <w:p w:rsidR="00D17F51" w:rsidRDefault="00895A62" w:rsidP="005F0732">
      <w:pPr>
        <w:pStyle w:val="Textestandard"/>
        <w:spacing w:after="120"/>
      </w:pPr>
      <w:r w:rsidRPr="002553C5">
        <w:rPr>
          <w:rStyle w:val="hps"/>
        </w:rPr>
        <w:t>Ces tâches</w:t>
      </w:r>
      <w:r w:rsidRPr="002553C5">
        <w:t xml:space="preserve"> </w:t>
      </w:r>
      <w:r w:rsidRPr="002553C5">
        <w:rPr>
          <w:rStyle w:val="hps"/>
        </w:rPr>
        <w:t>sont activées</w:t>
      </w:r>
      <w:r w:rsidRPr="002553C5">
        <w:t xml:space="preserve"> </w:t>
      </w:r>
      <w:r w:rsidRPr="002553C5">
        <w:rPr>
          <w:rStyle w:val="hps"/>
        </w:rPr>
        <w:t>dès que</w:t>
      </w:r>
      <w:r w:rsidRPr="002553C5">
        <w:t xml:space="preserve"> </w:t>
      </w:r>
      <w:r>
        <w:t>l</w:t>
      </w:r>
      <w:r w:rsidR="00A06825">
        <w:t>es</w:t>
      </w:r>
      <w:r>
        <w:t xml:space="preserve"> tâche</w:t>
      </w:r>
      <w:r w:rsidR="00A06825">
        <w:t>s</w:t>
      </w:r>
      <w:r>
        <w:t xml:space="preserve"> de</w:t>
      </w:r>
      <w:r w:rsidRPr="002553C5">
        <w:rPr>
          <w:rStyle w:val="hps"/>
        </w:rPr>
        <w:t xml:space="preserve"> niveau</w:t>
      </w:r>
      <w:r w:rsidRPr="002553C5">
        <w:t xml:space="preserve"> </w:t>
      </w:r>
      <w:r w:rsidRPr="002553C5">
        <w:rPr>
          <w:rStyle w:val="hps"/>
        </w:rPr>
        <w:t>2</w:t>
      </w:r>
      <w:r w:rsidRPr="002553C5">
        <w:t xml:space="preserve"> </w:t>
      </w:r>
      <w:r w:rsidRPr="002553C5">
        <w:rPr>
          <w:rStyle w:val="hps"/>
        </w:rPr>
        <w:t>sont terminées</w:t>
      </w:r>
      <w:r w:rsidRPr="002553C5">
        <w:t xml:space="preserve"> </w:t>
      </w:r>
      <w:r w:rsidRPr="002553C5">
        <w:rPr>
          <w:rStyle w:val="hps"/>
        </w:rPr>
        <w:t>et</w:t>
      </w:r>
      <w:r w:rsidRPr="002553C5">
        <w:t xml:space="preserve"> </w:t>
      </w:r>
      <w:r w:rsidRPr="002553C5">
        <w:rPr>
          <w:rStyle w:val="hps"/>
        </w:rPr>
        <w:t>jusqu'à la fin</w:t>
      </w:r>
      <w:r w:rsidRPr="002553C5">
        <w:t xml:space="preserve"> </w:t>
      </w:r>
      <w:r w:rsidRPr="002553C5">
        <w:rPr>
          <w:rStyle w:val="hps"/>
        </w:rPr>
        <w:t>du cycle de</w:t>
      </w:r>
      <w:r w:rsidRPr="002553C5">
        <w:t xml:space="preserve"> </w:t>
      </w:r>
      <w:r w:rsidRPr="002553C5">
        <w:rPr>
          <w:rStyle w:val="hps"/>
        </w:rPr>
        <w:t>ATO</w:t>
      </w:r>
      <w:r w:rsidRPr="002553C5">
        <w:t xml:space="preserve"> </w:t>
      </w:r>
      <w:r w:rsidR="00A06825">
        <w:t>applicatif courant de 100ms</w:t>
      </w:r>
      <w:r w:rsidR="00DA736A">
        <w:t xml:space="preserve"> </w:t>
      </w:r>
    </w:p>
    <w:p w:rsidR="00895A62" w:rsidRDefault="00895A62" w:rsidP="005F0732">
      <w:pPr>
        <w:pStyle w:val="Textestandard"/>
        <w:spacing w:after="120"/>
      </w:pPr>
      <w:r w:rsidRPr="002553C5">
        <w:rPr>
          <w:rStyle w:val="hps"/>
        </w:rPr>
        <w:t>L</w:t>
      </w:r>
      <w:r>
        <w:rPr>
          <w:rStyle w:val="hps"/>
        </w:rPr>
        <w:t>es</w:t>
      </w:r>
      <w:r w:rsidRPr="002553C5">
        <w:rPr>
          <w:rStyle w:val="hps"/>
        </w:rPr>
        <w:t xml:space="preserve"> fonction</w:t>
      </w:r>
      <w:r>
        <w:rPr>
          <w:rStyle w:val="hps"/>
        </w:rPr>
        <w:t>s</w:t>
      </w:r>
      <w:r w:rsidRPr="002553C5">
        <w:rPr>
          <w:rStyle w:val="hps"/>
        </w:rPr>
        <w:t xml:space="preserve"> suivante</w:t>
      </w:r>
      <w:r>
        <w:rPr>
          <w:rStyle w:val="hps"/>
        </w:rPr>
        <w:t>s sont classées</w:t>
      </w:r>
      <w:r w:rsidRPr="002553C5">
        <w:rPr>
          <w:rStyle w:val="hps"/>
        </w:rPr>
        <w:t xml:space="preserve"> dans cette catégorie</w:t>
      </w:r>
      <w:r>
        <w:t xml:space="preserve">: Décompactage </w:t>
      </w:r>
      <w:r w:rsidRPr="002553C5">
        <w:t xml:space="preserve">de </w:t>
      </w:r>
      <w:r w:rsidRPr="002553C5">
        <w:rPr>
          <w:rStyle w:val="hps"/>
        </w:rPr>
        <w:t>messages</w:t>
      </w:r>
      <w:r w:rsidRPr="002553C5">
        <w:t xml:space="preserve"> </w:t>
      </w:r>
      <w:r w:rsidRPr="002553C5">
        <w:rPr>
          <w:rStyle w:val="hps"/>
        </w:rPr>
        <w:t>de</w:t>
      </w:r>
      <w:r w:rsidRPr="002553C5">
        <w:t xml:space="preserve"> </w:t>
      </w:r>
      <w:r w:rsidRPr="002553C5">
        <w:rPr>
          <w:rStyle w:val="hps"/>
        </w:rPr>
        <w:t>transmission</w:t>
      </w:r>
      <w:r w:rsidRPr="002553C5">
        <w:t xml:space="preserve"> </w:t>
      </w:r>
      <w:r w:rsidRPr="002553C5">
        <w:rPr>
          <w:rStyle w:val="hps"/>
        </w:rPr>
        <w:t>en continu</w:t>
      </w:r>
      <w:r>
        <w:rPr>
          <w:rStyle w:val="hps"/>
        </w:rPr>
        <w:t xml:space="preserve"> SACEM et Etablissement des statistiques </w:t>
      </w:r>
      <w:r w:rsidR="006E0FE0">
        <w:rPr>
          <w:rStyle w:val="hps"/>
        </w:rPr>
        <w:t>de course.</w:t>
      </w:r>
    </w:p>
    <w:p w:rsidR="00D07AA8" w:rsidRPr="00905CCB" w:rsidRDefault="00D07AA8" w:rsidP="005F0732">
      <w:pPr>
        <w:pStyle w:val="Findelisteoupara"/>
        <w:rPr>
          <w:lang w:val="fr-FR"/>
        </w:rPr>
      </w:pPr>
    </w:p>
    <w:p w:rsidR="005F0732" w:rsidRDefault="005F0732">
      <w:pPr>
        <w:rPr>
          <w:rFonts w:cs="Times"/>
          <w:b/>
          <w:bCs/>
          <w:caps/>
          <w:color w:val="6D8FA5"/>
          <w:sz w:val="28"/>
          <w:szCs w:val="18"/>
        </w:rPr>
      </w:pPr>
      <w:r>
        <w:br w:type="page"/>
      </w:r>
    </w:p>
    <w:p w:rsidR="00B71C1A" w:rsidRDefault="00475E91" w:rsidP="00AD3A6D">
      <w:pPr>
        <w:pStyle w:val="Titre1"/>
      </w:pPr>
      <w:bookmarkStart w:id="288" w:name="_Toc398632648"/>
      <w:r>
        <w:t>Liste des fonctions</w:t>
      </w:r>
      <w:bookmarkEnd w:id="288"/>
    </w:p>
    <w:p w:rsidR="00C77990" w:rsidRDefault="00451108" w:rsidP="000755C2">
      <w:pPr>
        <w:pStyle w:val="Textestandard"/>
        <w:rPr>
          <w:ins w:id="289" w:author="GUIZARD Maurice" w:date="2014-09-02T19:30:00Z"/>
        </w:rPr>
      </w:pPr>
      <w:r>
        <w:t>Toutes les fonctions logicielles du PA sont présentes dans la carte CUC12. Les fonctions Matérielles sont réparties sur les cartes du panier PA.</w:t>
      </w:r>
      <w:r w:rsidR="00C77990">
        <w:t xml:space="preserve"> </w:t>
      </w:r>
    </w:p>
    <w:p w:rsidR="00CA26C4" w:rsidRPr="00451108" w:rsidRDefault="00CA26C4" w:rsidP="000755C2">
      <w:pPr>
        <w:pStyle w:val="Textestandard"/>
      </w:pPr>
      <w:ins w:id="290" w:author="GUIZARD Maurice" w:date="2014-09-02T19:30:00Z">
        <w:r>
          <w:t xml:space="preserve">A noter que </w:t>
        </w:r>
        <w:r w:rsidRPr="00CA26C4">
          <w:t>les t</w:t>
        </w:r>
      </w:ins>
      <w:ins w:id="291" w:author="DECOOPMAN Alexandre" w:date="2014-09-16T11:52:00Z">
        <w:r w:rsidR="00B00104">
          <w:t>â</w:t>
        </w:r>
      </w:ins>
      <w:ins w:id="292" w:author="GUIZARD Maurice" w:date="2014-09-02T19:30:00Z">
        <w:r w:rsidRPr="00CA26C4">
          <w:t>ches temps réel  (N1 immédiate, N2 différée et N3 de fond)  </w:t>
        </w:r>
      </w:ins>
      <w:ins w:id="293" w:author="GUIZARD Maurice" w:date="2014-09-02T19:31:00Z">
        <w:r>
          <w:t xml:space="preserve">du chapitre précédent </w:t>
        </w:r>
      </w:ins>
      <w:ins w:id="294" w:author="GUIZARD Maurice" w:date="2014-09-02T19:30:00Z">
        <w:r w:rsidRPr="00CA26C4">
          <w:t>ne sont pas liées aux niveau</w:t>
        </w:r>
        <w:r>
          <w:t>x</w:t>
        </w:r>
        <w:r w:rsidRPr="00CA26C4">
          <w:t xml:space="preserve"> de fonction</w:t>
        </w:r>
        <w:r>
          <w:t xml:space="preserve"> présenté</w:t>
        </w:r>
      </w:ins>
      <w:ins w:id="295" w:author="GUIZARD Maurice" w:date="2014-09-02T19:31:00Z">
        <w:r>
          <w:t>es dans ce chapitre.</w:t>
        </w:r>
      </w:ins>
    </w:p>
    <w:tbl>
      <w:tblPr>
        <w:tblW w:w="10012" w:type="dxa"/>
        <w:jc w:val="center"/>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3523"/>
        <w:gridCol w:w="5547"/>
      </w:tblGrid>
      <w:tr w:rsidR="00270163" w:rsidRPr="00023B3F" w:rsidTr="005F0732">
        <w:trPr>
          <w:jc w:val="center"/>
        </w:trPr>
        <w:tc>
          <w:tcPr>
            <w:tcW w:w="942" w:type="dxa"/>
            <w:shd w:val="clear" w:color="auto" w:fill="D9D9D9" w:themeFill="background1" w:themeFillShade="D9"/>
          </w:tcPr>
          <w:p w:rsidR="00270163" w:rsidRPr="00023B3F" w:rsidRDefault="00270163" w:rsidP="000755C2">
            <w:pPr>
              <w:pStyle w:val="Textestandard"/>
              <w:rPr>
                <w:b/>
                <w:sz w:val="22"/>
              </w:rPr>
            </w:pPr>
            <w:r w:rsidRPr="00023B3F">
              <w:rPr>
                <w:b/>
                <w:sz w:val="22"/>
              </w:rPr>
              <w:t>Item</w:t>
            </w:r>
          </w:p>
        </w:tc>
        <w:tc>
          <w:tcPr>
            <w:tcW w:w="3523" w:type="dxa"/>
            <w:shd w:val="clear" w:color="auto" w:fill="D9D9D9" w:themeFill="background1" w:themeFillShade="D9"/>
          </w:tcPr>
          <w:p w:rsidR="00270163" w:rsidRPr="00023B3F" w:rsidRDefault="00270163" w:rsidP="000755C2">
            <w:pPr>
              <w:pStyle w:val="Textestandard"/>
              <w:rPr>
                <w:b/>
                <w:sz w:val="22"/>
              </w:rPr>
            </w:pPr>
            <w:r w:rsidRPr="00023B3F">
              <w:rPr>
                <w:b/>
                <w:sz w:val="22"/>
              </w:rPr>
              <w:t>Fonction de niveau 1</w:t>
            </w:r>
          </w:p>
        </w:tc>
        <w:tc>
          <w:tcPr>
            <w:tcW w:w="5547" w:type="dxa"/>
            <w:shd w:val="clear" w:color="auto" w:fill="D9D9D9" w:themeFill="background1" w:themeFillShade="D9"/>
          </w:tcPr>
          <w:p w:rsidR="00270163" w:rsidRPr="00023B3F" w:rsidRDefault="00686CD2" w:rsidP="000755C2">
            <w:pPr>
              <w:pStyle w:val="Textestandard"/>
              <w:rPr>
                <w:b/>
                <w:sz w:val="22"/>
              </w:rPr>
            </w:pPr>
            <w:r w:rsidRPr="00023B3F">
              <w:rPr>
                <w:b/>
                <w:sz w:val="22"/>
              </w:rPr>
              <w:t>Description</w:t>
            </w:r>
          </w:p>
        </w:tc>
      </w:tr>
      <w:tr w:rsidR="00270163" w:rsidRPr="000755C2" w:rsidTr="005F0732">
        <w:trPr>
          <w:jc w:val="center"/>
        </w:trPr>
        <w:tc>
          <w:tcPr>
            <w:tcW w:w="942" w:type="dxa"/>
            <w:shd w:val="clear" w:color="auto" w:fill="DAEEF3" w:themeFill="accent5" w:themeFillTint="33"/>
          </w:tcPr>
          <w:p w:rsidR="00270163" w:rsidRPr="000755C2" w:rsidRDefault="00270163" w:rsidP="000755C2">
            <w:pPr>
              <w:pStyle w:val="Textestandard"/>
              <w:rPr>
                <w:sz w:val="22"/>
              </w:rPr>
            </w:pPr>
            <w:r w:rsidRPr="000755C2">
              <w:rPr>
                <w:sz w:val="22"/>
              </w:rPr>
              <w:t>F1</w:t>
            </w:r>
          </w:p>
        </w:tc>
        <w:tc>
          <w:tcPr>
            <w:tcW w:w="3523" w:type="dxa"/>
            <w:shd w:val="clear" w:color="auto" w:fill="auto"/>
          </w:tcPr>
          <w:p w:rsidR="00270163" w:rsidRPr="000755C2" w:rsidRDefault="00270163" w:rsidP="000755C2">
            <w:pPr>
              <w:pStyle w:val="Textestandard"/>
              <w:rPr>
                <w:sz w:val="22"/>
              </w:rPr>
            </w:pPr>
            <w:r w:rsidRPr="000755C2">
              <w:rPr>
                <w:sz w:val="22"/>
              </w:rPr>
              <w:t>Gestion des liaisons Train &amp; SACEM</w:t>
            </w:r>
          </w:p>
        </w:tc>
        <w:tc>
          <w:tcPr>
            <w:tcW w:w="5547" w:type="dxa"/>
            <w:shd w:val="clear" w:color="auto" w:fill="auto"/>
          </w:tcPr>
          <w:p w:rsidR="00270163" w:rsidRPr="000755C2" w:rsidRDefault="00270163" w:rsidP="000755C2">
            <w:pPr>
              <w:pStyle w:val="Textestandard"/>
              <w:rPr>
                <w:sz w:val="22"/>
              </w:rPr>
            </w:pPr>
            <w:r w:rsidRPr="000755C2">
              <w:rPr>
                <w:sz w:val="22"/>
              </w:rPr>
              <w:t>Un ensemble de modules matériel présents sur les cartes CMR015, CIN010 et CCI011 ainsi que la t</w:t>
            </w:r>
            <w:r w:rsidR="008C0FC9" w:rsidRPr="000755C2">
              <w:rPr>
                <w:sz w:val="22"/>
              </w:rPr>
              <w:t>â</w:t>
            </w:r>
            <w:r w:rsidRPr="000755C2">
              <w:rPr>
                <w:sz w:val="22"/>
              </w:rPr>
              <w:t>che logicielle de bas niveau permet</w:t>
            </w:r>
            <w:r w:rsidR="00686CD2" w:rsidRPr="000755C2">
              <w:rPr>
                <w:sz w:val="22"/>
              </w:rPr>
              <w:t>tent l’interfaçage et l’adaptation des données.</w:t>
            </w:r>
          </w:p>
        </w:tc>
      </w:tr>
      <w:tr w:rsidR="00270163" w:rsidRPr="000755C2" w:rsidTr="005F0732">
        <w:trPr>
          <w:jc w:val="center"/>
        </w:trPr>
        <w:tc>
          <w:tcPr>
            <w:tcW w:w="942" w:type="dxa"/>
            <w:shd w:val="clear" w:color="auto" w:fill="E5DFEC" w:themeFill="accent4" w:themeFillTint="33"/>
          </w:tcPr>
          <w:p w:rsidR="00270163" w:rsidRPr="000755C2" w:rsidRDefault="00270163" w:rsidP="000755C2">
            <w:pPr>
              <w:pStyle w:val="Textestandard"/>
              <w:rPr>
                <w:sz w:val="22"/>
              </w:rPr>
            </w:pPr>
            <w:r w:rsidRPr="000755C2">
              <w:rPr>
                <w:sz w:val="22"/>
              </w:rPr>
              <w:t>F2</w:t>
            </w:r>
          </w:p>
        </w:tc>
        <w:tc>
          <w:tcPr>
            <w:tcW w:w="3523" w:type="dxa"/>
            <w:shd w:val="clear" w:color="auto" w:fill="auto"/>
          </w:tcPr>
          <w:p w:rsidR="00270163" w:rsidRPr="000755C2" w:rsidRDefault="00270163" w:rsidP="000755C2">
            <w:pPr>
              <w:pStyle w:val="Textestandard"/>
              <w:rPr>
                <w:sz w:val="22"/>
              </w:rPr>
            </w:pPr>
            <w:r w:rsidRPr="000755C2">
              <w:rPr>
                <w:sz w:val="22"/>
              </w:rPr>
              <w:t>Gestion de la conduite en PA</w:t>
            </w:r>
          </w:p>
        </w:tc>
        <w:tc>
          <w:tcPr>
            <w:tcW w:w="5547" w:type="dxa"/>
            <w:shd w:val="clear" w:color="auto" w:fill="auto"/>
          </w:tcPr>
          <w:p w:rsidR="00270163" w:rsidRPr="000755C2" w:rsidRDefault="00686CD2" w:rsidP="000755C2">
            <w:pPr>
              <w:pStyle w:val="Textestandard"/>
              <w:rPr>
                <w:sz w:val="22"/>
              </w:rPr>
            </w:pPr>
            <w:r w:rsidRPr="000755C2">
              <w:rPr>
                <w:sz w:val="22"/>
              </w:rPr>
              <w:t>Cette fonction logicielle gère les graphes de contrôle du PA, ainsi que l’</w:t>
            </w:r>
            <w:r w:rsidR="00451108" w:rsidRPr="000755C2">
              <w:rPr>
                <w:sz w:val="22"/>
              </w:rPr>
              <w:t>élaboration</w:t>
            </w:r>
            <w:r w:rsidRPr="000755C2">
              <w:rPr>
                <w:sz w:val="22"/>
              </w:rPr>
              <w:t xml:space="preserve"> de consigne vers le matériel roulant</w:t>
            </w:r>
          </w:p>
        </w:tc>
      </w:tr>
      <w:tr w:rsidR="00270163" w:rsidRPr="000755C2" w:rsidTr="005F0732">
        <w:trPr>
          <w:jc w:val="center"/>
        </w:trPr>
        <w:tc>
          <w:tcPr>
            <w:tcW w:w="942" w:type="dxa"/>
            <w:shd w:val="clear" w:color="auto" w:fill="EAF1DD" w:themeFill="accent3" w:themeFillTint="33"/>
          </w:tcPr>
          <w:p w:rsidR="00270163" w:rsidRPr="000755C2" w:rsidRDefault="00270163" w:rsidP="000755C2">
            <w:pPr>
              <w:pStyle w:val="Textestandard"/>
              <w:rPr>
                <w:sz w:val="22"/>
              </w:rPr>
            </w:pPr>
            <w:r w:rsidRPr="000755C2">
              <w:rPr>
                <w:sz w:val="22"/>
              </w:rPr>
              <w:t>F3</w:t>
            </w:r>
          </w:p>
        </w:tc>
        <w:tc>
          <w:tcPr>
            <w:tcW w:w="3523" w:type="dxa"/>
            <w:shd w:val="clear" w:color="auto" w:fill="auto"/>
          </w:tcPr>
          <w:p w:rsidR="00270163" w:rsidRPr="000755C2" w:rsidRDefault="00270163" w:rsidP="000755C2">
            <w:pPr>
              <w:pStyle w:val="Textestandard"/>
              <w:rPr>
                <w:sz w:val="22"/>
              </w:rPr>
            </w:pPr>
            <w:r w:rsidRPr="000755C2">
              <w:rPr>
                <w:sz w:val="22"/>
              </w:rPr>
              <w:t xml:space="preserve">Supervision des équipements </w:t>
            </w:r>
          </w:p>
          <w:p w:rsidR="00270163" w:rsidRPr="000755C2" w:rsidRDefault="00270163" w:rsidP="000755C2">
            <w:pPr>
              <w:pStyle w:val="Textestandard"/>
              <w:rPr>
                <w:sz w:val="22"/>
              </w:rPr>
            </w:pPr>
            <w:r w:rsidRPr="000755C2">
              <w:rPr>
                <w:sz w:val="22"/>
              </w:rPr>
              <w:t>(PA + DACPA)</w:t>
            </w:r>
          </w:p>
        </w:tc>
        <w:tc>
          <w:tcPr>
            <w:tcW w:w="5547" w:type="dxa"/>
            <w:shd w:val="clear" w:color="auto" w:fill="auto"/>
          </w:tcPr>
          <w:p w:rsidR="00270163" w:rsidRPr="000755C2" w:rsidRDefault="00686CD2" w:rsidP="000755C2">
            <w:pPr>
              <w:pStyle w:val="Textestandard"/>
              <w:rPr>
                <w:sz w:val="22"/>
              </w:rPr>
            </w:pPr>
            <w:r w:rsidRPr="000755C2">
              <w:rPr>
                <w:sz w:val="22"/>
              </w:rPr>
              <w:t xml:space="preserve">Cette fonction contrôle les modules matériels du PA (inclus DACPA), supervise le bon fonctionnement des interfaces entre le PA et l’extérieur </w:t>
            </w:r>
          </w:p>
        </w:tc>
      </w:tr>
      <w:tr w:rsidR="00270163" w:rsidRPr="000755C2" w:rsidTr="005F0732">
        <w:trPr>
          <w:trHeight w:val="174"/>
          <w:jc w:val="center"/>
        </w:trPr>
        <w:tc>
          <w:tcPr>
            <w:tcW w:w="942" w:type="dxa"/>
            <w:shd w:val="clear" w:color="auto" w:fill="DDD9C3" w:themeFill="background2" w:themeFillShade="E6"/>
          </w:tcPr>
          <w:p w:rsidR="00270163" w:rsidRPr="000755C2" w:rsidRDefault="00270163" w:rsidP="000755C2">
            <w:pPr>
              <w:pStyle w:val="Textestandard"/>
              <w:rPr>
                <w:sz w:val="22"/>
              </w:rPr>
            </w:pPr>
            <w:r w:rsidRPr="000755C2">
              <w:rPr>
                <w:sz w:val="22"/>
              </w:rPr>
              <w:t>F4</w:t>
            </w:r>
          </w:p>
        </w:tc>
        <w:tc>
          <w:tcPr>
            <w:tcW w:w="3523" w:type="dxa"/>
            <w:shd w:val="clear" w:color="auto" w:fill="auto"/>
          </w:tcPr>
          <w:p w:rsidR="00270163" w:rsidRPr="000755C2" w:rsidRDefault="00270163" w:rsidP="000755C2">
            <w:pPr>
              <w:pStyle w:val="Textestandard"/>
              <w:rPr>
                <w:sz w:val="22"/>
              </w:rPr>
            </w:pPr>
            <w:r w:rsidRPr="000755C2">
              <w:rPr>
                <w:sz w:val="22"/>
              </w:rPr>
              <w:t>Gestion des services</w:t>
            </w:r>
          </w:p>
        </w:tc>
        <w:tc>
          <w:tcPr>
            <w:tcW w:w="5547" w:type="dxa"/>
            <w:shd w:val="clear" w:color="auto" w:fill="auto"/>
          </w:tcPr>
          <w:p w:rsidR="00270163" w:rsidRPr="000755C2" w:rsidRDefault="00686CD2" w:rsidP="00063345">
            <w:pPr>
              <w:pStyle w:val="Textestandard"/>
              <w:rPr>
                <w:sz w:val="22"/>
              </w:rPr>
            </w:pPr>
            <w:r w:rsidRPr="000755C2">
              <w:rPr>
                <w:sz w:val="22"/>
              </w:rPr>
              <w:t>Cette fonction gère les services interne et externe du PA. Au travers d</w:t>
            </w:r>
            <w:r w:rsidR="0046605A" w:rsidRPr="000755C2">
              <w:rPr>
                <w:sz w:val="22"/>
              </w:rPr>
              <w:t>e l’Enregistreur</w:t>
            </w:r>
            <w:r w:rsidRPr="000755C2">
              <w:rPr>
                <w:sz w:val="22"/>
              </w:rPr>
              <w:t xml:space="preserve"> et des interfaces externes </w:t>
            </w:r>
          </w:p>
        </w:tc>
      </w:tr>
    </w:tbl>
    <w:p w:rsidR="00463B64" w:rsidRDefault="00D825BA" w:rsidP="001A72EC">
      <w:pPr>
        <w:pStyle w:val="Titredetableau"/>
      </w:pPr>
      <w:bookmarkStart w:id="296" w:name="_Toc398632684"/>
      <w:proofErr w:type="spellStart"/>
      <w:r>
        <w:t>Liste</w:t>
      </w:r>
      <w:proofErr w:type="spellEnd"/>
      <w:r>
        <w:t xml:space="preserve"> des </w:t>
      </w:r>
      <w:proofErr w:type="spellStart"/>
      <w:r>
        <w:t>fonctions</w:t>
      </w:r>
      <w:bookmarkEnd w:id="296"/>
      <w:proofErr w:type="spellEnd"/>
    </w:p>
    <w:p w:rsidR="006361E7" w:rsidRDefault="006361E7" w:rsidP="006361E7">
      <w:pPr>
        <w:pStyle w:val="Findelisteoupara"/>
      </w:pPr>
    </w:p>
    <w:p w:rsidR="006361E7" w:rsidRDefault="006361E7" w:rsidP="006361E7">
      <w:r>
        <w:t>Dans les chapitres suivant, pour chaque fonction, la colonne de droite présente notre estimation de la réutilisation des fonctions du projet NS74.</w:t>
      </w:r>
    </w:p>
    <w:p w:rsidR="006361E7" w:rsidRPr="006361E7" w:rsidRDefault="006361E7" w:rsidP="006361E7"/>
    <w:p w:rsidR="00475E91" w:rsidRPr="00475E91" w:rsidRDefault="00463B64" w:rsidP="000039A0">
      <w:pPr>
        <w:pStyle w:val="Titre2"/>
      </w:pPr>
      <w:bookmarkStart w:id="297" w:name="_Toc398632649"/>
      <w:r>
        <w:t>Gestion des liaisons Train &amp; SACEM</w:t>
      </w:r>
      <w:ins w:id="298" w:author="GUIZARD Maurice" w:date="2014-09-02T19:10:00Z">
        <w:r w:rsidR="00BA53BF">
          <w:t xml:space="preserve"> KCV</w:t>
        </w:r>
      </w:ins>
      <w:ins w:id="299" w:author="GUIZARD Maurice" w:date="2014-09-09T17:16:00Z">
        <w:r w:rsidR="00C25484">
          <w:t xml:space="preserve"> &amp; TETRA</w:t>
        </w:r>
      </w:ins>
      <w:bookmarkEnd w:id="297"/>
    </w:p>
    <w:tbl>
      <w:tblPr>
        <w:tblW w:w="9959" w:type="dxa"/>
        <w:jc w:val="center"/>
        <w:tblInd w:w="-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2415"/>
        <w:gridCol w:w="5439"/>
        <w:gridCol w:w="994"/>
      </w:tblGrid>
      <w:tr w:rsidR="00C77990" w:rsidRPr="00023B3F" w:rsidTr="005F0732">
        <w:trPr>
          <w:jc w:val="center"/>
        </w:trPr>
        <w:tc>
          <w:tcPr>
            <w:tcW w:w="1111" w:type="dxa"/>
            <w:shd w:val="clear" w:color="auto" w:fill="D9D9D9" w:themeFill="background1" w:themeFillShade="D9"/>
          </w:tcPr>
          <w:p w:rsidR="00C77990" w:rsidRPr="00023B3F" w:rsidRDefault="00C77990" w:rsidP="000755C2">
            <w:pPr>
              <w:pStyle w:val="Textestandard"/>
              <w:rPr>
                <w:b/>
                <w:sz w:val="22"/>
              </w:rPr>
            </w:pPr>
            <w:r w:rsidRPr="00023B3F">
              <w:rPr>
                <w:b/>
                <w:sz w:val="22"/>
              </w:rPr>
              <w:t>Item</w:t>
            </w:r>
          </w:p>
        </w:tc>
        <w:tc>
          <w:tcPr>
            <w:tcW w:w="2415" w:type="dxa"/>
            <w:shd w:val="clear" w:color="auto" w:fill="D9D9D9" w:themeFill="background1" w:themeFillShade="D9"/>
          </w:tcPr>
          <w:p w:rsidR="00C77990" w:rsidRPr="00023B3F" w:rsidRDefault="00C77990" w:rsidP="000755C2">
            <w:pPr>
              <w:pStyle w:val="Textestandard"/>
              <w:rPr>
                <w:b/>
                <w:sz w:val="22"/>
              </w:rPr>
            </w:pPr>
            <w:r w:rsidRPr="00023B3F">
              <w:rPr>
                <w:b/>
                <w:sz w:val="22"/>
              </w:rPr>
              <w:t>Fonction de niveau 2</w:t>
            </w:r>
          </w:p>
        </w:tc>
        <w:tc>
          <w:tcPr>
            <w:tcW w:w="5439" w:type="dxa"/>
            <w:shd w:val="clear" w:color="auto" w:fill="D9D9D9" w:themeFill="background1" w:themeFillShade="D9"/>
          </w:tcPr>
          <w:p w:rsidR="00C77990" w:rsidRPr="00023B3F" w:rsidRDefault="00C77990" w:rsidP="000755C2">
            <w:pPr>
              <w:pStyle w:val="Textestandard"/>
              <w:rPr>
                <w:b/>
                <w:sz w:val="22"/>
              </w:rPr>
            </w:pPr>
            <w:r w:rsidRPr="00023B3F">
              <w:rPr>
                <w:b/>
                <w:sz w:val="22"/>
              </w:rPr>
              <w:t>Description</w:t>
            </w:r>
          </w:p>
        </w:tc>
        <w:tc>
          <w:tcPr>
            <w:tcW w:w="994" w:type="dxa"/>
            <w:shd w:val="clear" w:color="auto" w:fill="D9D9D9" w:themeFill="background1" w:themeFillShade="D9"/>
          </w:tcPr>
          <w:p w:rsidR="00C77990" w:rsidRPr="00023B3F" w:rsidRDefault="00C77990" w:rsidP="000755C2">
            <w:pPr>
              <w:pStyle w:val="Textestandard"/>
              <w:rPr>
                <w:b/>
                <w:sz w:val="22"/>
              </w:rPr>
            </w:pPr>
            <w:r w:rsidRPr="00023B3F">
              <w:rPr>
                <w:b/>
                <w:sz w:val="22"/>
              </w:rPr>
              <w:t>Reprise NS74</w:t>
            </w:r>
          </w:p>
        </w:tc>
      </w:tr>
      <w:tr w:rsidR="00C77990" w:rsidRPr="000755C2" w:rsidTr="005F0732">
        <w:trPr>
          <w:jc w:val="center"/>
        </w:trPr>
        <w:tc>
          <w:tcPr>
            <w:tcW w:w="1111" w:type="dxa"/>
            <w:shd w:val="clear" w:color="auto" w:fill="DAEEF3" w:themeFill="accent5" w:themeFillTint="33"/>
          </w:tcPr>
          <w:p w:rsidR="00C77990" w:rsidRPr="000755C2" w:rsidRDefault="00C77990" w:rsidP="000755C2">
            <w:pPr>
              <w:pStyle w:val="Textestandard"/>
              <w:rPr>
                <w:sz w:val="22"/>
              </w:rPr>
            </w:pPr>
            <w:r w:rsidRPr="000755C2">
              <w:rPr>
                <w:sz w:val="22"/>
              </w:rPr>
              <w:t>F1-1</w:t>
            </w:r>
          </w:p>
        </w:tc>
        <w:tc>
          <w:tcPr>
            <w:tcW w:w="2415" w:type="dxa"/>
            <w:shd w:val="clear" w:color="auto" w:fill="auto"/>
          </w:tcPr>
          <w:p w:rsidR="00C77990" w:rsidRPr="000755C2" w:rsidRDefault="00C77990" w:rsidP="000755C2">
            <w:pPr>
              <w:pStyle w:val="Textestandard"/>
              <w:rPr>
                <w:sz w:val="22"/>
              </w:rPr>
            </w:pPr>
            <w:r w:rsidRPr="000755C2">
              <w:rPr>
                <w:sz w:val="22"/>
              </w:rPr>
              <w:t>Traiter les liaisons série</w:t>
            </w:r>
            <w:ins w:id="300" w:author="GUIZARD Maurice" w:date="2014-09-02T19:10:00Z">
              <w:r w:rsidR="00BA53BF">
                <w:rPr>
                  <w:sz w:val="22"/>
                </w:rPr>
                <w:t xml:space="preserve"> avec le KCV SACEM</w:t>
              </w:r>
            </w:ins>
          </w:p>
        </w:tc>
        <w:tc>
          <w:tcPr>
            <w:tcW w:w="5439" w:type="dxa"/>
            <w:shd w:val="clear" w:color="auto" w:fill="auto"/>
          </w:tcPr>
          <w:p w:rsidR="00C77990" w:rsidRPr="000755C2" w:rsidRDefault="00C77990" w:rsidP="00C25484">
            <w:pPr>
              <w:pStyle w:val="Textestandard"/>
              <w:rPr>
                <w:sz w:val="22"/>
              </w:rPr>
            </w:pPr>
            <w:r w:rsidRPr="000755C2">
              <w:rPr>
                <w:sz w:val="22"/>
              </w:rPr>
              <w:t>Fonction matérielle et logicielle assurant les échanges en liaison série RS232 ou RS485.</w:t>
            </w:r>
          </w:p>
        </w:tc>
        <w:tc>
          <w:tcPr>
            <w:tcW w:w="994" w:type="dxa"/>
          </w:tcPr>
          <w:p w:rsidR="00C77990" w:rsidRPr="000755C2" w:rsidRDefault="00C77990" w:rsidP="000755C2">
            <w:pPr>
              <w:pStyle w:val="Textestandard"/>
              <w:rPr>
                <w:sz w:val="22"/>
              </w:rPr>
            </w:pPr>
            <w:r w:rsidRPr="000755C2">
              <w:rPr>
                <w:sz w:val="22"/>
              </w:rPr>
              <w:t>&lt;50%</w:t>
            </w:r>
          </w:p>
        </w:tc>
      </w:tr>
      <w:tr w:rsidR="00C77990" w:rsidRPr="000755C2" w:rsidTr="005F0732">
        <w:trPr>
          <w:jc w:val="center"/>
        </w:trPr>
        <w:tc>
          <w:tcPr>
            <w:tcW w:w="1111" w:type="dxa"/>
            <w:shd w:val="clear" w:color="auto" w:fill="DAEEF3" w:themeFill="accent5" w:themeFillTint="33"/>
          </w:tcPr>
          <w:p w:rsidR="00C77990" w:rsidRPr="000755C2" w:rsidRDefault="00C77990" w:rsidP="000755C2">
            <w:pPr>
              <w:pStyle w:val="Textestandard"/>
              <w:rPr>
                <w:sz w:val="22"/>
              </w:rPr>
            </w:pPr>
            <w:r w:rsidRPr="000755C2">
              <w:rPr>
                <w:sz w:val="22"/>
              </w:rPr>
              <w:t>F1-2</w:t>
            </w:r>
          </w:p>
        </w:tc>
        <w:tc>
          <w:tcPr>
            <w:tcW w:w="2415" w:type="dxa"/>
            <w:shd w:val="clear" w:color="auto" w:fill="auto"/>
          </w:tcPr>
          <w:p w:rsidR="00C77990" w:rsidRPr="000755C2" w:rsidRDefault="00C77990" w:rsidP="000755C2">
            <w:pPr>
              <w:pStyle w:val="Textestandard"/>
              <w:rPr>
                <w:sz w:val="22"/>
              </w:rPr>
            </w:pPr>
            <w:r w:rsidRPr="000755C2">
              <w:rPr>
                <w:sz w:val="22"/>
              </w:rPr>
              <w:t>Traiter les signaux Balise</w:t>
            </w:r>
            <w:ins w:id="301" w:author="GUIZARD Maurice" w:date="2014-09-02T19:10:00Z">
              <w:r w:rsidR="00BA53BF">
                <w:rPr>
                  <w:sz w:val="22"/>
                </w:rPr>
                <w:t xml:space="preserve"> avec le KCV SACEM</w:t>
              </w:r>
            </w:ins>
          </w:p>
        </w:tc>
        <w:tc>
          <w:tcPr>
            <w:tcW w:w="5439" w:type="dxa"/>
            <w:shd w:val="clear" w:color="auto" w:fill="auto"/>
          </w:tcPr>
          <w:p w:rsidR="00C77990" w:rsidRPr="000755C2" w:rsidRDefault="00C77990" w:rsidP="000755C2">
            <w:pPr>
              <w:pStyle w:val="Textestandard"/>
              <w:rPr>
                <w:sz w:val="22"/>
              </w:rPr>
            </w:pPr>
            <w:r w:rsidRPr="000755C2">
              <w:rPr>
                <w:sz w:val="22"/>
              </w:rPr>
              <w:t xml:space="preserve">Fonction matérielle et logicielle permettant de reconstituer le message balise et de traiter un signal de localisation précise et ponctuelle, le </w:t>
            </w:r>
            <w:proofErr w:type="spellStart"/>
            <w:r w:rsidRPr="000755C2">
              <w:rPr>
                <w:sz w:val="22"/>
              </w:rPr>
              <w:t>TopLoc</w:t>
            </w:r>
            <w:proofErr w:type="spellEnd"/>
            <w:r w:rsidRPr="000755C2">
              <w:rPr>
                <w:sz w:val="22"/>
              </w:rPr>
              <w:t>.</w:t>
            </w:r>
          </w:p>
        </w:tc>
        <w:tc>
          <w:tcPr>
            <w:tcW w:w="994" w:type="dxa"/>
          </w:tcPr>
          <w:p w:rsidR="00C77990" w:rsidRPr="000755C2" w:rsidRDefault="00C77990" w:rsidP="000755C2">
            <w:pPr>
              <w:pStyle w:val="Textestandard"/>
              <w:rPr>
                <w:sz w:val="22"/>
              </w:rPr>
            </w:pPr>
            <w:r w:rsidRPr="000755C2">
              <w:rPr>
                <w:sz w:val="22"/>
              </w:rPr>
              <w:t>&lt;50%</w:t>
            </w:r>
          </w:p>
        </w:tc>
      </w:tr>
      <w:tr w:rsidR="00C77990" w:rsidRPr="000755C2" w:rsidTr="005F0732">
        <w:trPr>
          <w:jc w:val="center"/>
        </w:trPr>
        <w:tc>
          <w:tcPr>
            <w:tcW w:w="1111" w:type="dxa"/>
            <w:shd w:val="clear" w:color="auto" w:fill="DAEEF3" w:themeFill="accent5" w:themeFillTint="33"/>
          </w:tcPr>
          <w:p w:rsidR="00C77990" w:rsidRPr="000755C2" w:rsidRDefault="00C77990" w:rsidP="000755C2">
            <w:pPr>
              <w:pStyle w:val="Textestandard"/>
              <w:rPr>
                <w:sz w:val="22"/>
              </w:rPr>
            </w:pPr>
            <w:r w:rsidRPr="000755C2">
              <w:rPr>
                <w:sz w:val="22"/>
              </w:rPr>
              <w:t>F1-3</w:t>
            </w:r>
          </w:p>
        </w:tc>
        <w:tc>
          <w:tcPr>
            <w:tcW w:w="2415" w:type="dxa"/>
            <w:shd w:val="clear" w:color="auto" w:fill="auto"/>
          </w:tcPr>
          <w:p w:rsidR="00C77990" w:rsidRPr="000755C2" w:rsidRDefault="00C77990" w:rsidP="000755C2">
            <w:pPr>
              <w:pStyle w:val="Textestandard"/>
              <w:rPr>
                <w:sz w:val="22"/>
              </w:rPr>
            </w:pPr>
            <w:r w:rsidRPr="000755C2">
              <w:rPr>
                <w:sz w:val="22"/>
              </w:rPr>
              <w:t>Traiter les signaux TC</w:t>
            </w:r>
            <w:ins w:id="302" w:author="GUIZARD Maurice" w:date="2014-09-02T19:11:00Z">
              <w:r w:rsidR="00BA53BF">
                <w:rPr>
                  <w:sz w:val="22"/>
                </w:rPr>
                <w:t xml:space="preserve"> avec le KCV SACEM</w:t>
              </w:r>
            </w:ins>
          </w:p>
        </w:tc>
        <w:tc>
          <w:tcPr>
            <w:tcW w:w="5439" w:type="dxa"/>
            <w:shd w:val="clear" w:color="auto" w:fill="auto"/>
          </w:tcPr>
          <w:p w:rsidR="00C77990" w:rsidRPr="000755C2" w:rsidRDefault="00C77990" w:rsidP="000755C2">
            <w:pPr>
              <w:pStyle w:val="Textestandard"/>
              <w:rPr>
                <w:sz w:val="22"/>
              </w:rPr>
            </w:pPr>
            <w:r w:rsidRPr="000755C2">
              <w:rPr>
                <w:sz w:val="22"/>
              </w:rPr>
              <w:t>Fonction matérielle et logicielle permettant de reconstituer le message de transmission continue SACEM. (</w:t>
            </w:r>
            <w:r w:rsidRPr="000755C2">
              <w:rPr>
                <w:i/>
                <w:sz w:val="22"/>
              </w:rPr>
              <w:t>fonction en réserve</w:t>
            </w:r>
            <w:r w:rsidRPr="000755C2">
              <w:rPr>
                <w:sz w:val="22"/>
              </w:rPr>
              <w:t>)</w:t>
            </w:r>
          </w:p>
        </w:tc>
        <w:tc>
          <w:tcPr>
            <w:tcW w:w="994" w:type="dxa"/>
          </w:tcPr>
          <w:p w:rsidR="00C77990" w:rsidRPr="000755C2" w:rsidRDefault="00C77990" w:rsidP="000755C2">
            <w:pPr>
              <w:pStyle w:val="Textestandard"/>
              <w:rPr>
                <w:sz w:val="22"/>
              </w:rPr>
            </w:pPr>
            <w:r w:rsidRPr="000755C2">
              <w:rPr>
                <w:sz w:val="22"/>
              </w:rPr>
              <w:t>&gt;</w:t>
            </w:r>
            <w:r w:rsidR="00CE465C" w:rsidRPr="000755C2">
              <w:rPr>
                <w:sz w:val="22"/>
              </w:rPr>
              <w:t xml:space="preserve"> </w:t>
            </w:r>
            <w:r w:rsidRPr="000755C2">
              <w:rPr>
                <w:sz w:val="22"/>
              </w:rPr>
              <w:t>50%</w:t>
            </w:r>
          </w:p>
        </w:tc>
      </w:tr>
      <w:tr w:rsidR="00C77990" w:rsidRPr="000755C2" w:rsidTr="005F0732">
        <w:trPr>
          <w:jc w:val="center"/>
        </w:trPr>
        <w:tc>
          <w:tcPr>
            <w:tcW w:w="1111" w:type="dxa"/>
            <w:shd w:val="clear" w:color="auto" w:fill="DAEEF3" w:themeFill="accent5" w:themeFillTint="33"/>
          </w:tcPr>
          <w:p w:rsidR="00C77990" w:rsidRPr="000755C2" w:rsidRDefault="00C77990" w:rsidP="000755C2">
            <w:pPr>
              <w:pStyle w:val="Textestandard"/>
              <w:rPr>
                <w:sz w:val="22"/>
              </w:rPr>
            </w:pPr>
            <w:r w:rsidRPr="000755C2">
              <w:rPr>
                <w:sz w:val="22"/>
              </w:rPr>
              <w:t>F1-4</w:t>
            </w:r>
          </w:p>
        </w:tc>
        <w:tc>
          <w:tcPr>
            <w:tcW w:w="2415" w:type="dxa"/>
            <w:shd w:val="clear" w:color="auto" w:fill="auto"/>
          </w:tcPr>
          <w:p w:rsidR="00C77990" w:rsidRPr="000755C2" w:rsidRDefault="00C77990" w:rsidP="000755C2">
            <w:pPr>
              <w:pStyle w:val="Textestandard"/>
              <w:rPr>
                <w:sz w:val="22"/>
              </w:rPr>
            </w:pPr>
            <w:r w:rsidRPr="000755C2">
              <w:rPr>
                <w:sz w:val="22"/>
              </w:rPr>
              <w:t>Traiter les signaux Roue phonique</w:t>
            </w:r>
            <w:ins w:id="303" w:author="GUIZARD Maurice" w:date="2014-09-02T19:11:00Z">
              <w:r w:rsidR="00BA53BF">
                <w:rPr>
                  <w:sz w:val="22"/>
                </w:rPr>
                <w:t xml:space="preserve"> avec le KCV SACEM</w:t>
              </w:r>
            </w:ins>
          </w:p>
        </w:tc>
        <w:tc>
          <w:tcPr>
            <w:tcW w:w="5439" w:type="dxa"/>
            <w:shd w:val="clear" w:color="auto" w:fill="auto"/>
          </w:tcPr>
          <w:p w:rsidR="00C77990" w:rsidRPr="000755C2" w:rsidRDefault="00C77990" w:rsidP="000755C2">
            <w:pPr>
              <w:pStyle w:val="Textestandard"/>
              <w:rPr>
                <w:sz w:val="22"/>
              </w:rPr>
            </w:pPr>
            <w:r w:rsidRPr="000755C2">
              <w:rPr>
                <w:sz w:val="22"/>
              </w:rPr>
              <w:t>Fonction matérielle et logicielle permettant de traiter les signaux venant des 3 capteurs de l’odomètre.</w:t>
            </w:r>
          </w:p>
        </w:tc>
        <w:tc>
          <w:tcPr>
            <w:tcW w:w="994" w:type="dxa"/>
          </w:tcPr>
          <w:p w:rsidR="00C77990" w:rsidRPr="000755C2" w:rsidRDefault="00C77990" w:rsidP="000755C2">
            <w:pPr>
              <w:pStyle w:val="Textestandard"/>
              <w:rPr>
                <w:sz w:val="22"/>
              </w:rPr>
            </w:pPr>
            <w:r w:rsidRPr="000755C2">
              <w:rPr>
                <w:sz w:val="22"/>
              </w:rPr>
              <w:t>&gt;50%</w:t>
            </w:r>
          </w:p>
        </w:tc>
      </w:tr>
      <w:tr w:rsidR="00C77990" w:rsidRPr="000755C2" w:rsidTr="005F0732">
        <w:trPr>
          <w:jc w:val="center"/>
        </w:trPr>
        <w:tc>
          <w:tcPr>
            <w:tcW w:w="1111" w:type="dxa"/>
            <w:shd w:val="clear" w:color="auto" w:fill="DAEEF3" w:themeFill="accent5" w:themeFillTint="33"/>
          </w:tcPr>
          <w:p w:rsidR="00C77990" w:rsidRPr="000755C2" w:rsidRDefault="00C77990" w:rsidP="000755C2">
            <w:pPr>
              <w:pStyle w:val="Textestandard"/>
              <w:rPr>
                <w:sz w:val="22"/>
              </w:rPr>
            </w:pPr>
            <w:r w:rsidRPr="000755C2">
              <w:rPr>
                <w:sz w:val="22"/>
              </w:rPr>
              <w:t>F1-5</w:t>
            </w:r>
          </w:p>
        </w:tc>
        <w:tc>
          <w:tcPr>
            <w:tcW w:w="2415" w:type="dxa"/>
            <w:shd w:val="clear" w:color="auto" w:fill="auto"/>
          </w:tcPr>
          <w:p w:rsidR="00C77990" w:rsidRPr="000755C2" w:rsidRDefault="00C77990" w:rsidP="000755C2">
            <w:pPr>
              <w:pStyle w:val="Textestandard"/>
              <w:rPr>
                <w:sz w:val="22"/>
              </w:rPr>
            </w:pPr>
            <w:r w:rsidRPr="000755C2">
              <w:rPr>
                <w:sz w:val="22"/>
              </w:rPr>
              <w:t>Traiter la commande Traction-Freinage</w:t>
            </w:r>
            <w:ins w:id="304" w:author="GUIZARD Maurice" w:date="2014-09-02T19:11:00Z">
              <w:r w:rsidR="00BA53BF">
                <w:rPr>
                  <w:sz w:val="22"/>
                </w:rPr>
                <w:t xml:space="preserve"> avec le TRAIN</w:t>
              </w:r>
            </w:ins>
          </w:p>
        </w:tc>
        <w:tc>
          <w:tcPr>
            <w:tcW w:w="5439" w:type="dxa"/>
            <w:shd w:val="clear" w:color="auto" w:fill="auto"/>
          </w:tcPr>
          <w:p w:rsidR="00C77990" w:rsidRPr="000755C2" w:rsidRDefault="00C77990" w:rsidP="000755C2">
            <w:pPr>
              <w:pStyle w:val="Textestandard"/>
              <w:rPr>
                <w:sz w:val="22"/>
              </w:rPr>
            </w:pPr>
            <w:r w:rsidRPr="000755C2">
              <w:rPr>
                <w:sz w:val="22"/>
              </w:rPr>
              <w:t>Fonction matérielle permettant de générer les signaux PWM compatible avec le matériel roulant.</w:t>
            </w:r>
          </w:p>
        </w:tc>
        <w:tc>
          <w:tcPr>
            <w:tcW w:w="994" w:type="dxa"/>
          </w:tcPr>
          <w:p w:rsidR="00C77990" w:rsidRPr="000755C2" w:rsidRDefault="00C77990" w:rsidP="000755C2">
            <w:pPr>
              <w:pStyle w:val="Textestandard"/>
              <w:rPr>
                <w:sz w:val="22"/>
              </w:rPr>
            </w:pPr>
            <w:r w:rsidRPr="000755C2">
              <w:rPr>
                <w:sz w:val="22"/>
              </w:rPr>
              <w:t>&gt;50%</w:t>
            </w:r>
          </w:p>
        </w:tc>
      </w:tr>
      <w:tr w:rsidR="00C77990" w:rsidRPr="000755C2" w:rsidTr="005F0732">
        <w:trPr>
          <w:jc w:val="center"/>
        </w:trPr>
        <w:tc>
          <w:tcPr>
            <w:tcW w:w="1111" w:type="dxa"/>
            <w:shd w:val="clear" w:color="auto" w:fill="DAEEF3" w:themeFill="accent5" w:themeFillTint="33"/>
          </w:tcPr>
          <w:p w:rsidR="00C77990" w:rsidRPr="000755C2" w:rsidRDefault="00C77990" w:rsidP="000755C2">
            <w:pPr>
              <w:pStyle w:val="Textestandard"/>
              <w:rPr>
                <w:sz w:val="22"/>
              </w:rPr>
            </w:pPr>
            <w:r w:rsidRPr="000755C2">
              <w:rPr>
                <w:sz w:val="22"/>
              </w:rPr>
              <w:t>F1-6</w:t>
            </w:r>
          </w:p>
        </w:tc>
        <w:tc>
          <w:tcPr>
            <w:tcW w:w="2415" w:type="dxa"/>
            <w:shd w:val="clear" w:color="auto" w:fill="auto"/>
          </w:tcPr>
          <w:p w:rsidR="00C77990" w:rsidRPr="000755C2" w:rsidRDefault="00C77990" w:rsidP="000755C2">
            <w:pPr>
              <w:pStyle w:val="Textestandard"/>
              <w:rPr>
                <w:sz w:val="22"/>
              </w:rPr>
            </w:pPr>
            <w:r w:rsidRPr="000755C2">
              <w:rPr>
                <w:sz w:val="22"/>
              </w:rPr>
              <w:t>Traiter l’acquisition des Entrées TOR</w:t>
            </w:r>
            <w:ins w:id="305" w:author="GUIZARD Maurice" w:date="2014-09-02T19:11:00Z">
              <w:r w:rsidR="00BA53BF">
                <w:rPr>
                  <w:sz w:val="22"/>
                </w:rPr>
                <w:t xml:space="preserve"> avec le TRAIN</w:t>
              </w:r>
            </w:ins>
          </w:p>
        </w:tc>
        <w:tc>
          <w:tcPr>
            <w:tcW w:w="5439" w:type="dxa"/>
            <w:shd w:val="clear" w:color="auto" w:fill="auto"/>
          </w:tcPr>
          <w:p w:rsidR="00C77990" w:rsidRPr="000755C2" w:rsidRDefault="00C77990" w:rsidP="000755C2">
            <w:pPr>
              <w:pStyle w:val="Textestandard"/>
              <w:rPr>
                <w:sz w:val="22"/>
              </w:rPr>
            </w:pPr>
            <w:r w:rsidRPr="000755C2">
              <w:rPr>
                <w:sz w:val="22"/>
              </w:rPr>
              <w:t>Fonction matérielle assurant l’acquisition des entrées TOR du PA, compatible avec le matériel roulant.</w:t>
            </w:r>
          </w:p>
        </w:tc>
        <w:tc>
          <w:tcPr>
            <w:tcW w:w="994" w:type="dxa"/>
          </w:tcPr>
          <w:p w:rsidR="00C77990" w:rsidRPr="000755C2" w:rsidRDefault="00C77990" w:rsidP="000755C2">
            <w:pPr>
              <w:pStyle w:val="Textestandard"/>
              <w:rPr>
                <w:sz w:val="22"/>
              </w:rPr>
            </w:pPr>
            <w:r w:rsidRPr="000755C2">
              <w:rPr>
                <w:sz w:val="22"/>
              </w:rPr>
              <w:t>&lt;50%</w:t>
            </w:r>
          </w:p>
        </w:tc>
      </w:tr>
      <w:tr w:rsidR="00C77990" w:rsidRPr="000755C2" w:rsidTr="005F0732">
        <w:trPr>
          <w:jc w:val="center"/>
        </w:trPr>
        <w:tc>
          <w:tcPr>
            <w:tcW w:w="1111" w:type="dxa"/>
            <w:shd w:val="clear" w:color="auto" w:fill="DAEEF3" w:themeFill="accent5" w:themeFillTint="33"/>
          </w:tcPr>
          <w:p w:rsidR="00C77990" w:rsidRPr="000755C2" w:rsidRDefault="00C77990" w:rsidP="000755C2">
            <w:pPr>
              <w:pStyle w:val="Textestandard"/>
              <w:rPr>
                <w:sz w:val="22"/>
              </w:rPr>
            </w:pPr>
            <w:r w:rsidRPr="000755C2">
              <w:rPr>
                <w:sz w:val="22"/>
              </w:rPr>
              <w:t>F1-7</w:t>
            </w:r>
          </w:p>
        </w:tc>
        <w:tc>
          <w:tcPr>
            <w:tcW w:w="2415" w:type="dxa"/>
            <w:shd w:val="clear" w:color="auto" w:fill="auto"/>
          </w:tcPr>
          <w:p w:rsidR="00C77990" w:rsidRPr="000755C2" w:rsidRDefault="00C77990" w:rsidP="000755C2">
            <w:pPr>
              <w:pStyle w:val="Textestandard"/>
              <w:rPr>
                <w:sz w:val="22"/>
              </w:rPr>
            </w:pPr>
            <w:r w:rsidRPr="000755C2">
              <w:rPr>
                <w:sz w:val="22"/>
              </w:rPr>
              <w:t>Traiter les sorties TOR</w:t>
            </w:r>
            <w:ins w:id="306" w:author="GUIZARD Maurice" w:date="2014-09-02T19:11:00Z">
              <w:r w:rsidR="00BA53BF">
                <w:rPr>
                  <w:sz w:val="22"/>
                </w:rPr>
                <w:t xml:space="preserve"> avec le TRAIN</w:t>
              </w:r>
            </w:ins>
          </w:p>
        </w:tc>
        <w:tc>
          <w:tcPr>
            <w:tcW w:w="5439" w:type="dxa"/>
            <w:shd w:val="clear" w:color="auto" w:fill="auto"/>
          </w:tcPr>
          <w:p w:rsidR="00C77990" w:rsidRPr="000755C2" w:rsidRDefault="00C77990" w:rsidP="000755C2">
            <w:pPr>
              <w:pStyle w:val="Textestandard"/>
              <w:rPr>
                <w:sz w:val="22"/>
              </w:rPr>
            </w:pPr>
            <w:r w:rsidRPr="000755C2">
              <w:rPr>
                <w:sz w:val="22"/>
              </w:rPr>
              <w:t>Fonction matérielle assurant les sorties tout ou rien vers le matériel roulant.</w:t>
            </w:r>
          </w:p>
        </w:tc>
        <w:tc>
          <w:tcPr>
            <w:tcW w:w="994" w:type="dxa"/>
          </w:tcPr>
          <w:p w:rsidR="00C77990" w:rsidRPr="000755C2" w:rsidRDefault="00C77990" w:rsidP="000755C2">
            <w:pPr>
              <w:pStyle w:val="Textestandard"/>
              <w:rPr>
                <w:sz w:val="22"/>
              </w:rPr>
            </w:pPr>
            <w:r w:rsidRPr="000755C2">
              <w:rPr>
                <w:sz w:val="22"/>
              </w:rPr>
              <w:t>&lt;50%</w:t>
            </w:r>
          </w:p>
        </w:tc>
      </w:tr>
      <w:tr w:rsidR="00C25484" w:rsidRPr="000755C2" w:rsidTr="00C25484">
        <w:trPr>
          <w:jc w:val="center"/>
          <w:ins w:id="307" w:author="GUIZARD Maurice" w:date="2014-09-09T17:17:00Z"/>
        </w:trPr>
        <w:tc>
          <w:tcPr>
            <w:tcW w:w="1111" w:type="dxa"/>
            <w:shd w:val="clear" w:color="auto" w:fill="DAEEF3" w:themeFill="accent5" w:themeFillTint="33"/>
          </w:tcPr>
          <w:p w:rsidR="00C25484" w:rsidRPr="000755C2" w:rsidRDefault="00C25484" w:rsidP="00C25484">
            <w:pPr>
              <w:pStyle w:val="Textestandard"/>
              <w:rPr>
                <w:ins w:id="308" w:author="GUIZARD Maurice" w:date="2014-09-09T17:17:00Z"/>
                <w:sz w:val="22"/>
              </w:rPr>
            </w:pPr>
            <w:ins w:id="309" w:author="GUIZARD Maurice" w:date="2014-09-09T17:17:00Z">
              <w:r w:rsidRPr="000755C2">
                <w:rPr>
                  <w:sz w:val="22"/>
                </w:rPr>
                <w:t>F1-</w:t>
              </w:r>
              <w:r>
                <w:rPr>
                  <w:sz w:val="22"/>
                </w:rPr>
                <w:t>8</w:t>
              </w:r>
            </w:ins>
          </w:p>
        </w:tc>
        <w:tc>
          <w:tcPr>
            <w:tcW w:w="2415" w:type="dxa"/>
            <w:shd w:val="clear" w:color="auto" w:fill="auto"/>
          </w:tcPr>
          <w:p w:rsidR="00C25484" w:rsidRPr="000755C2" w:rsidRDefault="00C25484" w:rsidP="00B5557F">
            <w:pPr>
              <w:pStyle w:val="Textestandard"/>
              <w:rPr>
                <w:ins w:id="310" w:author="GUIZARD Maurice" w:date="2014-09-09T17:17:00Z"/>
                <w:sz w:val="22"/>
              </w:rPr>
            </w:pPr>
            <w:ins w:id="311" w:author="GUIZARD Maurice" w:date="2014-09-09T17:17:00Z">
              <w:r w:rsidRPr="000755C2">
                <w:rPr>
                  <w:sz w:val="22"/>
                </w:rPr>
                <w:t>Traiter l</w:t>
              </w:r>
            </w:ins>
            <w:ins w:id="312" w:author="GUIZARD Maurice" w:date="2014-09-09T20:25:00Z">
              <w:r w:rsidR="00B5557F">
                <w:rPr>
                  <w:sz w:val="22"/>
                </w:rPr>
                <w:t>a</w:t>
              </w:r>
            </w:ins>
            <w:ins w:id="313" w:author="GUIZARD Maurice" w:date="2014-09-09T17:17:00Z">
              <w:r w:rsidRPr="000755C2">
                <w:rPr>
                  <w:sz w:val="22"/>
                </w:rPr>
                <w:t xml:space="preserve"> liaison </w:t>
              </w:r>
            </w:ins>
            <w:ins w:id="314" w:author="GUIZARD Maurice" w:date="2014-09-09T17:18:00Z">
              <w:r>
                <w:rPr>
                  <w:sz w:val="22"/>
                </w:rPr>
                <w:t>TETRA</w:t>
              </w:r>
            </w:ins>
          </w:p>
        </w:tc>
        <w:tc>
          <w:tcPr>
            <w:tcW w:w="5439" w:type="dxa"/>
            <w:shd w:val="clear" w:color="auto" w:fill="auto"/>
          </w:tcPr>
          <w:p w:rsidR="00C25484" w:rsidRDefault="00C25484" w:rsidP="00C25484">
            <w:pPr>
              <w:pStyle w:val="Textestandard"/>
              <w:rPr>
                <w:ins w:id="315" w:author="GUIZARD Maurice" w:date="2014-09-09T17:20:00Z"/>
                <w:sz w:val="22"/>
              </w:rPr>
            </w:pPr>
            <w:ins w:id="316" w:author="GUIZARD Maurice" w:date="2014-09-09T17:17:00Z">
              <w:r w:rsidRPr="000755C2">
                <w:rPr>
                  <w:sz w:val="22"/>
                </w:rPr>
                <w:t xml:space="preserve">Fonction matérielle et logicielle assurant les échanges en liaison série </w:t>
              </w:r>
            </w:ins>
            <w:ins w:id="317" w:author="GUIZARD Maurice" w:date="2014-09-09T17:19:00Z">
              <w:r>
                <w:rPr>
                  <w:sz w:val="22"/>
                </w:rPr>
                <w:t>rapide avec le module Ethernet de la carte CCI</w:t>
              </w:r>
            </w:ins>
            <w:ins w:id="318" w:author="GUIZARD Maurice" w:date="2014-09-09T17:20:00Z">
              <w:r>
                <w:rPr>
                  <w:sz w:val="22"/>
                </w:rPr>
                <w:t>.</w:t>
              </w:r>
            </w:ins>
          </w:p>
          <w:p w:rsidR="00C25484" w:rsidRPr="000755C2" w:rsidRDefault="00C25484" w:rsidP="00C25484">
            <w:pPr>
              <w:pStyle w:val="Textestandard"/>
              <w:rPr>
                <w:ins w:id="319" w:author="GUIZARD Maurice" w:date="2014-09-09T17:17:00Z"/>
                <w:sz w:val="22"/>
              </w:rPr>
            </w:pPr>
            <w:ins w:id="320" w:author="GUIZARD Maurice" w:date="2014-09-09T17:21:00Z">
              <w:r>
                <w:rPr>
                  <w:sz w:val="22"/>
                </w:rPr>
                <w:t xml:space="preserve">Ce module </w:t>
              </w:r>
            </w:ins>
            <w:ins w:id="321" w:author="GUIZARD Maurice" w:date="2014-09-09T17:20:00Z">
              <w:r>
                <w:rPr>
                  <w:sz w:val="22"/>
                </w:rPr>
                <w:t xml:space="preserve">réalisant l’interface </w:t>
              </w:r>
            </w:ins>
            <w:ins w:id="322" w:author="GUIZARD Maurice" w:date="2014-09-09T17:21:00Z">
              <w:r>
                <w:rPr>
                  <w:sz w:val="22"/>
                </w:rPr>
                <w:t xml:space="preserve">des couches </w:t>
              </w:r>
            </w:ins>
            <w:ins w:id="323" w:author="GUIZARD Maurice" w:date="2014-09-09T17:20:00Z">
              <w:r>
                <w:rPr>
                  <w:sz w:val="22"/>
                </w:rPr>
                <w:t>Ethernet/TCP/IP avec le serveur TETRA</w:t>
              </w:r>
            </w:ins>
          </w:p>
        </w:tc>
        <w:tc>
          <w:tcPr>
            <w:tcW w:w="994" w:type="dxa"/>
          </w:tcPr>
          <w:p w:rsidR="00C25484" w:rsidRPr="000755C2" w:rsidRDefault="00C25484" w:rsidP="00C25484">
            <w:pPr>
              <w:pStyle w:val="Textestandard"/>
              <w:rPr>
                <w:ins w:id="324" w:author="GUIZARD Maurice" w:date="2014-09-09T17:17:00Z"/>
                <w:sz w:val="22"/>
              </w:rPr>
            </w:pPr>
          </w:p>
        </w:tc>
      </w:tr>
    </w:tbl>
    <w:p w:rsidR="00475E91" w:rsidRPr="00C77990" w:rsidRDefault="00E1331F" w:rsidP="001A72EC">
      <w:pPr>
        <w:pStyle w:val="Titredetableau"/>
        <w:rPr>
          <w:lang w:val="fr-FR"/>
        </w:rPr>
      </w:pPr>
      <w:bookmarkStart w:id="325" w:name="_Toc398632685"/>
      <w:r w:rsidRPr="00C77990">
        <w:rPr>
          <w:lang w:val="fr-FR"/>
        </w:rPr>
        <w:t>Gestion des liaisons Train &amp; SACEM</w:t>
      </w:r>
      <w:bookmarkEnd w:id="325"/>
    </w:p>
    <w:p w:rsidR="00463B64" w:rsidRPr="00475E91" w:rsidRDefault="00B00104" w:rsidP="000039A0">
      <w:pPr>
        <w:pStyle w:val="Titre2"/>
      </w:pPr>
      <w:r>
        <w:t xml:space="preserve"> </w:t>
      </w:r>
      <w:bookmarkStart w:id="326" w:name="_Toc398632650"/>
      <w:r w:rsidR="00463B64">
        <w:t>Gestion de la conduite en PA</w:t>
      </w:r>
      <w:bookmarkEnd w:id="326"/>
    </w:p>
    <w:tbl>
      <w:tblPr>
        <w:tblW w:w="10013" w:type="dxa"/>
        <w:jc w:val="center"/>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2488"/>
        <w:gridCol w:w="5607"/>
        <w:gridCol w:w="935"/>
      </w:tblGrid>
      <w:tr w:rsidR="00C77990" w:rsidRPr="00023B3F" w:rsidTr="005F0732">
        <w:trPr>
          <w:jc w:val="center"/>
        </w:trPr>
        <w:tc>
          <w:tcPr>
            <w:tcW w:w="983" w:type="dxa"/>
            <w:shd w:val="clear" w:color="auto" w:fill="D9D9D9" w:themeFill="background1" w:themeFillShade="D9"/>
          </w:tcPr>
          <w:p w:rsidR="00C77990" w:rsidRPr="00023B3F" w:rsidRDefault="00C77990" w:rsidP="000755C2">
            <w:pPr>
              <w:pStyle w:val="Textestandard"/>
              <w:rPr>
                <w:b/>
                <w:sz w:val="22"/>
              </w:rPr>
            </w:pPr>
            <w:r w:rsidRPr="00023B3F">
              <w:rPr>
                <w:b/>
                <w:sz w:val="22"/>
              </w:rPr>
              <w:t>Item</w:t>
            </w:r>
          </w:p>
        </w:tc>
        <w:tc>
          <w:tcPr>
            <w:tcW w:w="2488" w:type="dxa"/>
            <w:shd w:val="clear" w:color="auto" w:fill="D9D9D9" w:themeFill="background1" w:themeFillShade="D9"/>
          </w:tcPr>
          <w:p w:rsidR="00C77990" w:rsidRPr="00023B3F" w:rsidRDefault="00C77990" w:rsidP="000755C2">
            <w:pPr>
              <w:pStyle w:val="Textestandard"/>
              <w:rPr>
                <w:b/>
                <w:sz w:val="22"/>
              </w:rPr>
            </w:pPr>
            <w:r w:rsidRPr="00023B3F">
              <w:rPr>
                <w:b/>
                <w:sz w:val="22"/>
              </w:rPr>
              <w:t>Fonction de niveau 2</w:t>
            </w:r>
          </w:p>
        </w:tc>
        <w:tc>
          <w:tcPr>
            <w:tcW w:w="5607" w:type="dxa"/>
            <w:shd w:val="clear" w:color="auto" w:fill="D9D9D9" w:themeFill="background1" w:themeFillShade="D9"/>
          </w:tcPr>
          <w:p w:rsidR="00C77990" w:rsidRPr="00023B3F" w:rsidRDefault="00C77990" w:rsidP="000755C2">
            <w:pPr>
              <w:pStyle w:val="Textestandard"/>
              <w:rPr>
                <w:b/>
                <w:sz w:val="22"/>
              </w:rPr>
            </w:pPr>
            <w:r w:rsidRPr="00023B3F">
              <w:rPr>
                <w:b/>
                <w:sz w:val="22"/>
              </w:rPr>
              <w:t>Description</w:t>
            </w:r>
          </w:p>
        </w:tc>
        <w:tc>
          <w:tcPr>
            <w:tcW w:w="935" w:type="dxa"/>
            <w:shd w:val="clear" w:color="auto" w:fill="D9D9D9" w:themeFill="background1" w:themeFillShade="D9"/>
          </w:tcPr>
          <w:p w:rsidR="00C77990" w:rsidRPr="00023B3F" w:rsidRDefault="00C77990" w:rsidP="000755C2">
            <w:pPr>
              <w:pStyle w:val="Textestandard"/>
              <w:rPr>
                <w:b/>
                <w:sz w:val="22"/>
              </w:rPr>
            </w:pPr>
            <w:r w:rsidRPr="00023B3F">
              <w:rPr>
                <w:b/>
                <w:sz w:val="22"/>
              </w:rPr>
              <w:t>Reprise NS74</w:t>
            </w:r>
          </w:p>
        </w:tc>
      </w:tr>
      <w:tr w:rsidR="00C77990" w:rsidRPr="000755C2" w:rsidTr="005F0732">
        <w:trPr>
          <w:jc w:val="center"/>
        </w:trPr>
        <w:tc>
          <w:tcPr>
            <w:tcW w:w="983" w:type="dxa"/>
            <w:shd w:val="clear" w:color="auto" w:fill="E5DFEC" w:themeFill="accent4" w:themeFillTint="33"/>
          </w:tcPr>
          <w:p w:rsidR="00C77990" w:rsidRPr="000755C2" w:rsidRDefault="00C77990" w:rsidP="000755C2">
            <w:pPr>
              <w:pStyle w:val="Textestandard"/>
              <w:rPr>
                <w:sz w:val="22"/>
              </w:rPr>
            </w:pPr>
            <w:r w:rsidRPr="000755C2">
              <w:rPr>
                <w:sz w:val="22"/>
              </w:rPr>
              <w:t>F2-1</w:t>
            </w:r>
          </w:p>
        </w:tc>
        <w:tc>
          <w:tcPr>
            <w:tcW w:w="2488" w:type="dxa"/>
            <w:shd w:val="clear" w:color="auto" w:fill="auto"/>
          </w:tcPr>
          <w:p w:rsidR="00C77990" w:rsidRPr="000755C2" w:rsidRDefault="00C77990" w:rsidP="000755C2">
            <w:pPr>
              <w:pStyle w:val="Textestandard"/>
              <w:rPr>
                <w:sz w:val="22"/>
              </w:rPr>
            </w:pPr>
            <w:r w:rsidRPr="000755C2">
              <w:rPr>
                <w:sz w:val="22"/>
              </w:rPr>
              <w:t>Traiter la cabine</w:t>
            </w:r>
          </w:p>
        </w:tc>
        <w:tc>
          <w:tcPr>
            <w:tcW w:w="5607" w:type="dxa"/>
            <w:shd w:val="clear" w:color="auto" w:fill="auto"/>
          </w:tcPr>
          <w:p w:rsidR="00C77990" w:rsidRPr="000755C2" w:rsidRDefault="00C77990" w:rsidP="000755C2">
            <w:pPr>
              <w:pStyle w:val="Textestandard"/>
              <w:rPr>
                <w:sz w:val="22"/>
              </w:rPr>
            </w:pPr>
            <w:r w:rsidRPr="000755C2">
              <w:rPr>
                <w:sz w:val="22"/>
              </w:rPr>
              <w:t xml:space="preserve">En fonction des informations de la cabine, établir les conditions applicables au PA </w:t>
            </w:r>
          </w:p>
        </w:tc>
        <w:tc>
          <w:tcPr>
            <w:tcW w:w="935" w:type="dxa"/>
          </w:tcPr>
          <w:p w:rsidR="00C77990" w:rsidRPr="000755C2" w:rsidRDefault="00C77990" w:rsidP="000755C2">
            <w:pPr>
              <w:pStyle w:val="Textestandard"/>
              <w:rPr>
                <w:sz w:val="22"/>
              </w:rPr>
            </w:pPr>
          </w:p>
        </w:tc>
      </w:tr>
      <w:tr w:rsidR="00C77990" w:rsidRPr="000755C2" w:rsidTr="005F0732">
        <w:trPr>
          <w:jc w:val="center"/>
        </w:trPr>
        <w:tc>
          <w:tcPr>
            <w:tcW w:w="983" w:type="dxa"/>
            <w:shd w:val="clear" w:color="auto" w:fill="E5DFEC" w:themeFill="accent4" w:themeFillTint="33"/>
          </w:tcPr>
          <w:p w:rsidR="00C77990" w:rsidRPr="000755C2" w:rsidRDefault="00C77990" w:rsidP="000755C2">
            <w:pPr>
              <w:pStyle w:val="Textestandard"/>
              <w:rPr>
                <w:sz w:val="22"/>
              </w:rPr>
            </w:pPr>
            <w:r w:rsidRPr="000755C2">
              <w:rPr>
                <w:sz w:val="22"/>
              </w:rPr>
              <w:t>F2-2</w:t>
            </w:r>
          </w:p>
        </w:tc>
        <w:tc>
          <w:tcPr>
            <w:tcW w:w="2488" w:type="dxa"/>
            <w:shd w:val="clear" w:color="auto" w:fill="auto"/>
          </w:tcPr>
          <w:p w:rsidR="00C77990" w:rsidRPr="000755C2" w:rsidRDefault="00C77990" w:rsidP="000755C2">
            <w:pPr>
              <w:pStyle w:val="Textestandard"/>
              <w:rPr>
                <w:sz w:val="22"/>
              </w:rPr>
            </w:pPr>
            <w:r w:rsidRPr="000755C2">
              <w:rPr>
                <w:sz w:val="22"/>
              </w:rPr>
              <w:t>Traiter l’odométrie</w:t>
            </w:r>
          </w:p>
        </w:tc>
        <w:tc>
          <w:tcPr>
            <w:tcW w:w="5607" w:type="dxa"/>
            <w:shd w:val="clear" w:color="auto" w:fill="auto"/>
          </w:tcPr>
          <w:p w:rsidR="00C77990" w:rsidRPr="000755C2" w:rsidRDefault="00C77990" w:rsidP="000755C2">
            <w:pPr>
              <w:pStyle w:val="Textestandard"/>
              <w:rPr>
                <w:sz w:val="22"/>
              </w:rPr>
            </w:pPr>
            <w:r w:rsidRPr="000755C2">
              <w:rPr>
                <w:sz w:val="22"/>
              </w:rPr>
              <w:t>Gérer la localisation précise du train au cycle courant</w:t>
            </w:r>
          </w:p>
        </w:tc>
        <w:tc>
          <w:tcPr>
            <w:tcW w:w="935" w:type="dxa"/>
          </w:tcPr>
          <w:p w:rsidR="00C77990" w:rsidRPr="000755C2" w:rsidRDefault="00C77990" w:rsidP="000755C2">
            <w:pPr>
              <w:pStyle w:val="Textestandard"/>
              <w:rPr>
                <w:sz w:val="22"/>
              </w:rPr>
            </w:pPr>
            <w:r w:rsidRPr="000755C2">
              <w:rPr>
                <w:sz w:val="22"/>
              </w:rPr>
              <w:t>&gt;50%</w:t>
            </w:r>
          </w:p>
        </w:tc>
      </w:tr>
      <w:tr w:rsidR="00C77990" w:rsidRPr="000755C2" w:rsidTr="005F0732">
        <w:trPr>
          <w:jc w:val="center"/>
        </w:trPr>
        <w:tc>
          <w:tcPr>
            <w:tcW w:w="983" w:type="dxa"/>
            <w:shd w:val="clear" w:color="auto" w:fill="E5DFEC" w:themeFill="accent4" w:themeFillTint="33"/>
          </w:tcPr>
          <w:p w:rsidR="00C77990" w:rsidRPr="000755C2" w:rsidRDefault="00C77990" w:rsidP="000755C2">
            <w:pPr>
              <w:pStyle w:val="Textestandard"/>
              <w:rPr>
                <w:sz w:val="22"/>
              </w:rPr>
            </w:pPr>
            <w:r w:rsidRPr="000755C2">
              <w:rPr>
                <w:sz w:val="22"/>
              </w:rPr>
              <w:t>F2-3</w:t>
            </w:r>
          </w:p>
        </w:tc>
        <w:tc>
          <w:tcPr>
            <w:tcW w:w="2488" w:type="dxa"/>
            <w:shd w:val="clear" w:color="auto" w:fill="auto"/>
          </w:tcPr>
          <w:p w:rsidR="00C77990" w:rsidRPr="000755C2" w:rsidRDefault="00C77990" w:rsidP="000755C2">
            <w:pPr>
              <w:pStyle w:val="Textestandard"/>
              <w:rPr>
                <w:sz w:val="22"/>
              </w:rPr>
            </w:pPr>
            <w:r w:rsidRPr="000755C2">
              <w:rPr>
                <w:sz w:val="22"/>
              </w:rPr>
              <w:t>Traiter le SACEM</w:t>
            </w:r>
          </w:p>
        </w:tc>
        <w:tc>
          <w:tcPr>
            <w:tcW w:w="5607" w:type="dxa"/>
            <w:shd w:val="clear" w:color="auto" w:fill="auto"/>
          </w:tcPr>
          <w:p w:rsidR="00C77990" w:rsidRPr="000755C2" w:rsidRDefault="00C77990" w:rsidP="000755C2">
            <w:pPr>
              <w:pStyle w:val="Textestandard"/>
              <w:rPr>
                <w:sz w:val="22"/>
              </w:rPr>
            </w:pPr>
            <w:r w:rsidRPr="000755C2">
              <w:rPr>
                <w:sz w:val="22"/>
              </w:rPr>
              <w:t xml:space="preserve">Gérer les </w:t>
            </w:r>
            <w:proofErr w:type="spellStart"/>
            <w:r w:rsidRPr="000755C2">
              <w:rPr>
                <w:sz w:val="22"/>
              </w:rPr>
              <w:t>variants</w:t>
            </w:r>
            <w:proofErr w:type="spellEnd"/>
            <w:r w:rsidRPr="000755C2">
              <w:rPr>
                <w:sz w:val="22"/>
              </w:rPr>
              <w:t xml:space="preserve">, invariants et </w:t>
            </w:r>
            <w:proofErr w:type="spellStart"/>
            <w:r w:rsidRPr="000755C2">
              <w:rPr>
                <w:sz w:val="22"/>
              </w:rPr>
              <w:t>LTVs</w:t>
            </w:r>
            <w:proofErr w:type="spellEnd"/>
            <w:r w:rsidRPr="000755C2">
              <w:rPr>
                <w:sz w:val="22"/>
              </w:rPr>
              <w:t xml:space="preserve"> applicable au cycle courant</w:t>
            </w:r>
          </w:p>
        </w:tc>
        <w:tc>
          <w:tcPr>
            <w:tcW w:w="935" w:type="dxa"/>
          </w:tcPr>
          <w:p w:rsidR="00C77990" w:rsidRPr="000755C2" w:rsidRDefault="00C77990" w:rsidP="000755C2">
            <w:pPr>
              <w:pStyle w:val="Textestandard"/>
              <w:rPr>
                <w:sz w:val="22"/>
              </w:rPr>
            </w:pPr>
            <w:r w:rsidRPr="000755C2">
              <w:rPr>
                <w:sz w:val="22"/>
              </w:rPr>
              <w:t>&gt;50%</w:t>
            </w:r>
          </w:p>
        </w:tc>
      </w:tr>
      <w:tr w:rsidR="00C77990" w:rsidRPr="000755C2" w:rsidTr="005F0732">
        <w:trPr>
          <w:jc w:val="center"/>
        </w:trPr>
        <w:tc>
          <w:tcPr>
            <w:tcW w:w="983" w:type="dxa"/>
            <w:shd w:val="clear" w:color="auto" w:fill="E5DFEC" w:themeFill="accent4" w:themeFillTint="33"/>
          </w:tcPr>
          <w:p w:rsidR="00C77990" w:rsidRPr="000755C2" w:rsidRDefault="00C77990" w:rsidP="000755C2">
            <w:pPr>
              <w:pStyle w:val="Textestandard"/>
              <w:rPr>
                <w:sz w:val="22"/>
              </w:rPr>
            </w:pPr>
            <w:r w:rsidRPr="000755C2">
              <w:rPr>
                <w:sz w:val="22"/>
              </w:rPr>
              <w:t>F2-4</w:t>
            </w:r>
          </w:p>
        </w:tc>
        <w:tc>
          <w:tcPr>
            <w:tcW w:w="2488" w:type="dxa"/>
            <w:shd w:val="clear" w:color="auto" w:fill="auto"/>
          </w:tcPr>
          <w:p w:rsidR="00C77990" w:rsidRPr="000755C2" w:rsidRDefault="00C77990" w:rsidP="000755C2">
            <w:pPr>
              <w:pStyle w:val="Textestandard"/>
              <w:rPr>
                <w:sz w:val="22"/>
              </w:rPr>
            </w:pPr>
            <w:r w:rsidRPr="000755C2">
              <w:rPr>
                <w:sz w:val="22"/>
              </w:rPr>
              <w:t>Elaborer l’autorisation PA</w:t>
            </w:r>
          </w:p>
        </w:tc>
        <w:tc>
          <w:tcPr>
            <w:tcW w:w="5607" w:type="dxa"/>
            <w:shd w:val="clear" w:color="auto" w:fill="auto"/>
          </w:tcPr>
          <w:p w:rsidR="00C77990" w:rsidRPr="000755C2" w:rsidRDefault="00C77990" w:rsidP="000755C2">
            <w:pPr>
              <w:pStyle w:val="Textestandard"/>
              <w:rPr>
                <w:sz w:val="22"/>
              </w:rPr>
            </w:pPr>
            <w:r w:rsidRPr="000755C2">
              <w:rPr>
                <w:sz w:val="22"/>
              </w:rPr>
              <w:t>Gérer le graphe de contrôle du PA</w:t>
            </w:r>
          </w:p>
        </w:tc>
        <w:tc>
          <w:tcPr>
            <w:tcW w:w="935" w:type="dxa"/>
          </w:tcPr>
          <w:p w:rsidR="00C77990" w:rsidRPr="000755C2" w:rsidRDefault="00C77990" w:rsidP="000755C2">
            <w:pPr>
              <w:pStyle w:val="Textestandard"/>
              <w:rPr>
                <w:sz w:val="22"/>
              </w:rPr>
            </w:pPr>
          </w:p>
        </w:tc>
      </w:tr>
      <w:tr w:rsidR="00C77990" w:rsidRPr="000755C2" w:rsidTr="005F0732">
        <w:trPr>
          <w:jc w:val="center"/>
        </w:trPr>
        <w:tc>
          <w:tcPr>
            <w:tcW w:w="983" w:type="dxa"/>
            <w:shd w:val="clear" w:color="auto" w:fill="E5DFEC" w:themeFill="accent4" w:themeFillTint="33"/>
          </w:tcPr>
          <w:p w:rsidR="00C77990" w:rsidRPr="000755C2" w:rsidRDefault="00C77990" w:rsidP="000755C2">
            <w:pPr>
              <w:pStyle w:val="Textestandard"/>
              <w:rPr>
                <w:sz w:val="22"/>
              </w:rPr>
            </w:pPr>
            <w:r w:rsidRPr="000755C2">
              <w:rPr>
                <w:sz w:val="22"/>
              </w:rPr>
              <w:t>F2-5</w:t>
            </w:r>
          </w:p>
        </w:tc>
        <w:tc>
          <w:tcPr>
            <w:tcW w:w="2488" w:type="dxa"/>
            <w:shd w:val="clear" w:color="auto" w:fill="auto"/>
          </w:tcPr>
          <w:p w:rsidR="00C77990" w:rsidRPr="000755C2" w:rsidRDefault="00C77990" w:rsidP="000755C2">
            <w:pPr>
              <w:pStyle w:val="Textestandard"/>
              <w:rPr>
                <w:sz w:val="22"/>
              </w:rPr>
            </w:pPr>
            <w:r w:rsidRPr="000755C2">
              <w:rPr>
                <w:sz w:val="22"/>
              </w:rPr>
              <w:t>Déterminer l’asservissement</w:t>
            </w:r>
          </w:p>
        </w:tc>
        <w:tc>
          <w:tcPr>
            <w:tcW w:w="5607" w:type="dxa"/>
            <w:shd w:val="clear" w:color="auto" w:fill="auto"/>
          </w:tcPr>
          <w:p w:rsidR="00C77990" w:rsidRPr="000755C2" w:rsidRDefault="00C77990" w:rsidP="00B00104">
            <w:pPr>
              <w:pStyle w:val="Textestandard"/>
              <w:rPr>
                <w:sz w:val="22"/>
              </w:rPr>
            </w:pPr>
            <w:r w:rsidRPr="000755C2">
              <w:rPr>
                <w:sz w:val="22"/>
              </w:rPr>
              <w:t>Algorithmes de la « librairie de conduite »  utilisant les informations temps réels pour déterminer la consigne au sens générique, c’est-à-dire une commande d’effort indépendante de l’interface avec le train</w:t>
            </w:r>
            <w:ins w:id="327" w:author="GUIZARD Maurice" w:date="2014-09-02T20:13:00Z">
              <w:r w:rsidR="00282DEC">
                <w:rPr>
                  <w:sz w:val="22"/>
                </w:rPr>
                <w:t xml:space="preserve">. </w:t>
              </w:r>
              <w:r w:rsidR="00282DEC" w:rsidRPr="00282DEC">
                <w:rPr>
                  <w:sz w:val="22"/>
                </w:rPr>
                <w:t>L</w:t>
              </w:r>
            </w:ins>
            <w:ins w:id="328" w:author="GUIZARD Maurice" w:date="2014-09-09T17:21:00Z">
              <w:r w:rsidR="00C25484">
                <w:rPr>
                  <w:sz w:val="22"/>
                </w:rPr>
                <w:t>’</w:t>
              </w:r>
            </w:ins>
            <w:ins w:id="329" w:author="GUIZARD Maurice" w:date="2014-09-02T20:13:00Z">
              <w:r w:rsidR="00282DEC" w:rsidRPr="00282DEC">
                <w:rPr>
                  <w:sz w:val="22"/>
                </w:rPr>
                <w:t xml:space="preserve">algorithme </w:t>
              </w:r>
              <w:r w:rsidR="00764BD7" w:rsidRPr="00282DEC">
                <w:rPr>
                  <w:sz w:val="22"/>
                </w:rPr>
                <w:t>privilégié</w:t>
              </w:r>
              <w:r w:rsidR="00282DEC" w:rsidRPr="00282DEC">
                <w:rPr>
                  <w:sz w:val="22"/>
                </w:rPr>
                <w:t xml:space="preserve"> par ALSTOM est l</w:t>
              </w:r>
            </w:ins>
            <w:ins w:id="330" w:author="GUIZARD Maurice" w:date="2014-09-09T17:21:00Z">
              <w:r w:rsidR="00C25484">
                <w:rPr>
                  <w:sz w:val="22"/>
                </w:rPr>
                <w:t>’</w:t>
              </w:r>
            </w:ins>
            <w:ins w:id="331" w:author="GUIZARD Maurice" w:date="2014-09-02T20:13:00Z">
              <w:r w:rsidR="00282DEC" w:rsidRPr="00282DEC">
                <w:rPr>
                  <w:sz w:val="22"/>
                </w:rPr>
                <w:t xml:space="preserve">utilisation de table prédéfinie par station.  Cette solution est proche de la solution existante. L’algorithme ATO se basera sur la vitesse idéale calculée par l’ATO </w:t>
              </w:r>
            </w:ins>
            <w:ins w:id="332" w:author="DECOOPMAN Alexandre" w:date="2014-09-16T11:54:00Z">
              <w:r w:rsidR="00B00104">
                <w:rPr>
                  <w:sz w:val="22"/>
                </w:rPr>
                <w:t>calée</w:t>
              </w:r>
            </w:ins>
            <w:ins w:id="333" w:author="GUIZARD Maurice" w:date="2014-09-02T20:13:00Z">
              <w:r w:rsidR="00282DEC" w:rsidRPr="00282DEC">
                <w:rPr>
                  <w:sz w:val="22"/>
                </w:rPr>
                <w:t xml:space="preserve"> sur la courbe de déclenchement du FU.</w:t>
              </w:r>
            </w:ins>
            <w:ins w:id="334" w:author="GUIZARD Maurice" w:date="2014-09-15T10:55:00Z">
              <w:r w:rsidR="006866DD">
                <w:rPr>
                  <w:sz w:val="22"/>
                </w:rPr>
                <w:t xml:space="preserve"> </w:t>
              </w:r>
              <w:r w:rsidR="006866DD" w:rsidRPr="006866DD">
                <w:rPr>
                  <w:sz w:val="22"/>
                </w:rPr>
                <w:t>L'ATO s'asservira sur la courbe ATP.</w:t>
              </w:r>
            </w:ins>
          </w:p>
        </w:tc>
        <w:tc>
          <w:tcPr>
            <w:tcW w:w="935" w:type="dxa"/>
          </w:tcPr>
          <w:p w:rsidR="00C77990" w:rsidRPr="000755C2" w:rsidRDefault="00C77990" w:rsidP="000755C2">
            <w:pPr>
              <w:pStyle w:val="Textestandard"/>
              <w:rPr>
                <w:sz w:val="22"/>
              </w:rPr>
            </w:pPr>
            <w:r w:rsidRPr="000755C2">
              <w:rPr>
                <w:sz w:val="22"/>
              </w:rPr>
              <w:t>&gt;50%</w:t>
            </w:r>
          </w:p>
        </w:tc>
      </w:tr>
      <w:tr w:rsidR="00C77990" w:rsidRPr="000755C2" w:rsidTr="005F0732">
        <w:trPr>
          <w:jc w:val="center"/>
        </w:trPr>
        <w:tc>
          <w:tcPr>
            <w:tcW w:w="983" w:type="dxa"/>
            <w:shd w:val="clear" w:color="auto" w:fill="E5DFEC" w:themeFill="accent4" w:themeFillTint="33"/>
          </w:tcPr>
          <w:p w:rsidR="00C77990" w:rsidRPr="000755C2" w:rsidRDefault="00C77990" w:rsidP="000755C2">
            <w:pPr>
              <w:pStyle w:val="Textestandard"/>
              <w:rPr>
                <w:sz w:val="22"/>
              </w:rPr>
            </w:pPr>
            <w:r w:rsidRPr="000755C2">
              <w:rPr>
                <w:sz w:val="22"/>
              </w:rPr>
              <w:t>F2-6</w:t>
            </w:r>
          </w:p>
        </w:tc>
        <w:tc>
          <w:tcPr>
            <w:tcW w:w="2488" w:type="dxa"/>
            <w:shd w:val="clear" w:color="auto" w:fill="auto"/>
          </w:tcPr>
          <w:p w:rsidR="00C77990" w:rsidRPr="000755C2" w:rsidRDefault="00C77990" w:rsidP="000755C2">
            <w:pPr>
              <w:pStyle w:val="Textestandard"/>
              <w:rPr>
                <w:sz w:val="22"/>
              </w:rPr>
            </w:pPr>
            <w:r w:rsidRPr="000755C2">
              <w:rPr>
                <w:sz w:val="22"/>
              </w:rPr>
              <w:t>Elaborer les commandes Train</w:t>
            </w:r>
          </w:p>
        </w:tc>
        <w:tc>
          <w:tcPr>
            <w:tcW w:w="5607" w:type="dxa"/>
            <w:shd w:val="clear" w:color="auto" w:fill="auto"/>
          </w:tcPr>
          <w:p w:rsidR="00C77990" w:rsidRPr="000755C2" w:rsidRDefault="00C77990" w:rsidP="000755C2">
            <w:pPr>
              <w:pStyle w:val="Textestandard"/>
              <w:rPr>
                <w:sz w:val="22"/>
              </w:rPr>
            </w:pPr>
            <w:r w:rsidRPr="000755C2">
              <w:rPr>
                <w:sz w:val="22"/>
              </w:rPr>
              <w:t>Préparation des commandes de traction/freinage.</w:t>
            </w:r>
          </w:p>
          <w:p w:rsidR="00C77990" w:rsidRPr="000755C2" w:rsidRDefault="00C77990" w:rsidP="000755C2">
            <w:pPr>
              <w:pStyle w:val="Textestandard"/>
              <w:rPr>
                <w:sz w:val="22"/>
              </w:rPr>
            </w:pPr>
            <w:r w:rsidRPr="000755C2">
              <w:rPr>
                <w:sz w:val="22"/>
              </w:rPr>
              <w:t>La commande est mise en forme en fonction de l’interface avec le train.</w:t>
            </w:r>
          </w:p>
        </w:tc>
        <w:tc>
          <w:tcPr>
            <w:tcW w:w="935" w:type="dxa"/>
          </w:tcPr>
          <w:p w:rsidR="00C77990" w:rsidRPr="000755C2" w:rsidRDefault="00C77990" w:rsidP="000755C2">
            <w:pPr>
              <w:pStyle w:val="Textestandard"/>
              <w:rPr>
                <w:sz w:val="22"/>
              </w:rPr>
            </w:pPr>
          </w:p>
        </w:tc>
      </w:tr>
      <w:tr w:rsidR="00C77990" w:rsidRPr="000755C2" w:rsidTr="005F0732">
        <w:trPr>
          <w:jc w:val="center"/>
        </w:trPr>
        <w:tc>
          <w:tcPr>
            <w:tcW w:w="983" w:type="dxa"/>
            <w:shd w:val="clear" w:color="auto" w:fill="E5DFEC" w:themeFill="accent4" w:themeFillTint="33"/>
          </w:tcPr>
          <w:p w:rsidR="00C77990" w:rsidRPr="000755C2" w:rsidRDefault="00C77990" w:rsidP="000755C2">
            <w:pPr>
              <w:pStyle w:val="Textestandard"/>
              <w:rPr>
                <w:sz w:val="22"/>
              </w:rPr>
            </w:pPr>
            <w:r w:rsidRPr="000755C2">
              <w:rPr>
                <w:sz w:val="22"/>
              </w:rPr>
              <w:t>F2-7</w:t>
            </w:r>
          </w:p>
        </w:tc>
        <w:tc>
          <w:tcPr>
            <w:tcW w:w="2488" w:type="dxa"/>
            <w:shd w:val="clear" w:color="auto" w:fill="auto"/>
          </w:tcPr>
          <w:p w:rsidR="00C77990" w:rsidRPr="000755C2" w:rsidRDefault="00C77990" w:rsidP="000755C2">
            <w:pPr>
              <w:pStyle w:val="Textestandard"/>
              <w:rPr>
                <w:sz w:val="22"/>
              </w:rPr>
            </w:pPr>
            <w:r w:rsidRPr="000755C2">
              <w:rPr>
                <w:sz w:val="22"/>
              </w:rPr>
              <w:t>Elaborer les commandes DACPA</w:t>
            </w:r>
          </w:p>
        </w:tc>
        <w:tc>
          <w:tcPr>
            <w:tcW w:w="5607" w:type="dxa"/>
            <w:shd w:val="clear" w:color="auto" w:fill="auto"/>
          </w:tcPr>
          <w:p w:rsidR="00C77990" w:rsidRPr="000755C2" w:rsidRDefault="00C77990" w:rsidP="000755C2">
            <w:pPr>
              <w:pStyle w:val="Textestandard"/>
              <w:rPr>
                <w:sz w:val="22"/>
              </w:rPr>
            </w:pPr>
            <w:r w:rsidRPr="000755C2">
              <w:rPr>
                <w:sz w:val="22"/>
              </w:rPr>
              <w:t>Elaboration des consignes pour le DACPA en fonction des données de vitesses de l’ATO et du SACEM.</w:t>
            </w:r>
          </w:p>
        </w:tc>
        <w:tc>
          <w:tcPr>
            <w:tcW w:w="935" w:type="dxa"/>
          </w:tcPr>
          <w:p w:rsidR="00C77990" w:rsidRPr="000755C2" w:rsidRDefault="00C77990" w:rsidP="000755C2">
            <w:pPr>
              <w:pStyle w:val="Textestandard"/>
              <w:rPr>
                <w:sz w:val="22"/>
              </w:rPr>
            </w:pPr>
          </w:p>
        </w:tc>
      </w:tr>
      <w:tr w:rsidR="00C77990" w:rsidRPr="000755C2" w:rsidTr="005F0732">
        <w:trPr>
          <w:jc w:val="center"/>
        </w:trPr>
        <w:tc>
          <w:tcPr>
            <w:tcW w:w="983" w:type="dxa"/>
            <w:shd w:val="clear" w:color="auto" w:fill="E5DFEC" w:themeFill="accent4" w:themeFillTint="33"/>
          </w:tcPr>
          <w:p w:rsidR="00C77990" w:rsidRPr="000755C2" w:rsidRDefault="00C77990" w:rsidP="000755C2">
            <w:pPr>
              <w:pStyle w:val="Textestandard"/>
              <w:rPr>
                <w:sz w:val="22"/>
              </w:rPr>
            </w:pPr>
            <w:r w:rsidRPr="000755C2">
              <w:rPr>
                <w:sz w:val="22"/>
              </w:rPr>
              <w:t>F2-8</w:t>
            </w:r>
          </w:p>
        </w:tc>
        <w:tc>
          <w:tcPr>
            <w:tcW w:w="2488" w:type="dxa"/>
            <w:shd w:val="clear" w:color="auto" w:fill="auto"/>
          </w:tcPr>
          <w:p w:rsidR="00C77990" w:rsidRPr="000755C2" w:rsidRDefault="00C77990" w:rsidP="000755C2">
            <w:pPr>
              <w:pStyle w:val="Textestandard"/>
              <w:rPr>
                <w:sz w:val="22"/>
              </w:rPr>
            </w:pPr>
            <w:r w:rsidRPr="000755C2">
              <w:rPr>
                <w:sz w:val="22"/>
              </w:rPr>
              <w:t>Elaborer les données de service</w:t>
            </w:r>
          </w:p>
        </w:tc>
        <w:tc>
          <w:tcPr>
            <w:tcW w:w="5607" w:type="dxa"/>
            <w:shd w:val="clear" w:color="auto" w:fill="auto"/>
          </w:tcPr>
          <w:p w:rsidR="00C77990" w:rsidRPr="000755C2" w:rsidRDefault="00C77990" w:rsidP="000B2CEC">
            <w:pPr>
              <w:pStyle w:val="Textestandard"/>
              <w:rPr>
                <w:sz w:val="22"/>
              </w:rPr>
            </w:pPr>
            <w:r w:rsidRPr="000755C2">
              <w:rPr>
                <w:sz w:val="22"/>
              </w:rPr>
              <w:t>Mettre en forme les informations pour les Services (horodatage, classification Info/Défaut/</w:t>
            </w:r>
            <w:proofErr w:type="spellStart"/>
            <w:r w:rsidRPr="000755C2">
              <w:rPr>
                <w:sz w:val="22"/>
              </w:rPr>
              <w:t>Debug</w:t>
            </w:r>
            <w:proofErr w:type="spellEnd"/>
            <w:r w:rsidRPr="000755C2">
              <w:rPr>
                <w:sz w:val="22"/>
              </w:rPr>
              <w:t>, …</w:t>
            </w:r>
            <w:ins w:id="335" w:author="GUIZARD Maurice" w:date="2014-09-09T17:29:00Z">
              <w:r w:rsidR="000B2CEC" w:rsidRPr="000755C2">
                <w:rPr>
                  <w:sz w:val="22"/>
                </w:rPr>
                <w:t>)</w:t>
              </w:r>
              <w:r w:rsidR="000B2CEC">
                <w:rPr>
                  <w:sz w:val="22"/>
                </w:rPr>
                <w:t>,</w:t>
              </w:r>
            </w:ins>
            <w:ins w:id="336" w:author="GUIZARD Maurice" w:date="2014-09-09T17:25:00Z">
              <w:r w:rsidR="000B2CEC">
                <w:rPr>
                  <w:sz w:val="22"/>
                </w:rPr>
                <w:t xml:space="preserve"> </w:t>
              </w:r>
            </w:ins>
            <w:ins w:id="337" w:author="GUIZARD Maurice" w:date="2014-09-09T17:26:00Z">
              <w:r w:rsidR="000B2CEC">
                <w:rPr>
                  <w:sz w:val="22"/>
                </w:rPr>
                <w:t>création</w:t>
              </w:r>
            </w:ins>
            <w:ins w:id="338" w:author="GUIZARD Maurice" w:date="2014-09-09T17:25:00Z">
              <w:r w:rsidR="000B2CEC">
                <w:rPr>
                  <w:sz w:val="22"/>
                </w:rPr>
                <w:t xml:space="preserve"> des CRS PA</w:t>
              </w:r>
            </w:ins>
            <w:ins w:id="339" w:author="GUIZARD Maurice" w:date="2014-09-09T17:26:00Z">
              <w:r w:rsidR="000B2CEC">
                <w:rPr>
                  <w:sz w:val="22"/>
                </w:rPr>
                <w:t xml:space="preserve"> pour le SS</w:t>
              </w:r>
            </w:ins>
            <w:ins w:id="340" w:author="GUIZARD Maurice" w:date="2014-09-09T17:29:00Z">
              <w:r w:rsidR="000B2CEC">
                <w:rPr>
                  <w:sz w:val="22"/>
                </w:rPr>
                <w:t>O</w:t>
              </w:r>
            </w:ins>
            <w:ins w:id="341" w:author="GUIZARD Maurice" w:date="2014-09-09T17:27:00Z">
              <w:r w:rsidR="000B2CEC">
                <w:rPr>
                  <w:rStyle w:val="Appelnotedebasdep"/>
                  <w:sz w:val="22"/>
                </w:rPr>
                <w:footnoteReference w:id="2"/>
              </w:r>
            </w:ins>
          </w:p>
        </w:tc>
        <w:tc>
          <w:tcPr>
            <w:tcW w:w="935" w:type="dxa"/>
          </w:tcPr>
          <w:p w:rsidR="00C77990" w:rsidRPr="000755C2" w:rsidRDefault="00C77990" w:rsidP="000755C2">
            <w:pPr>
              <w:pStyle w:val="Textestandard"/>
              <w:rPr>
                <w:sz w:val="22"/>
              </w:rPr>
            </w:pPr>
          </w:p>
        </w:tc>
      </w:tr>
    </w:tbl>
    <w:p w:rsidR="00475E91" w:rsidRPr="004F040E" w:rsidRDefault="00E1331F" w:rsidP="001A72EC">
      <w:pPr>
        <w:pStyle w:val="Titredetableau"/>
        <w:rPr>
          <w:lang w:val="fr-FR"/>
        </w:rPr>
      </w:pPr>
      <w:bookmarkStart w:id="349" w:name="_Toc398632686"/>
      <w:r w:rsidRPr="004F040E">
        <w:rPr>
          <w:lang w:val="fr-FR"/>
        </w:rPr>
        <w:t>Gestion de la conduite en PA</w:t>
      </w:r>
      <w:bookmarkEnd w:id="349"/>
    </w:p>
    <w:p w:rsidR="00995C25" w:rsidRDefault="00B00104" w:rsidP="000039A0">
      <w:pPr>
        <w:pStyle w:val="Titre2"/>
      </w:pPr>
      <w:r>
        <w:t xml:space="preserve"> </w:t>
      </w:r>
      <w:bookmarkStart w:id="350" w:name="_Toc398632651"/>
      <w:r w:rsidR="00995C25">
        <w:t>Supervision des équipements (PA + DACPA)</w:t>
      </w:r>
      <w:bookmarkEnd w:id="350"/>
    </w:p>
    <w:tbl>
      <w:tblPr>
        <w:tblW w:w="10013" w:type="dxa"/>
        <w:jc w:val="center"/>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2384"/>
        <w:gridCol w:w="5691"/>
        <w:gridCol w:w="941"/>
      </w:tblGrid>
      <w:tr w:rsidR="00C77990" w:rsidRPr="00023B3F" w:rsidTr="005F0732">
        <w:trPr>
          <w:jc w:val="center"/>
        </w:trPr>
        <w:tc>
          <w:tcPr>
            <w:tcW w:w="997" w:type="dxa"/>
            <w:shd w:val="clear" w:color="auto" w:fill="D9D9D9" w:themeFill="background1" w:themeFillShade="D9"/>
          </w:tcPr>
          <w:p w:rsidR="00C77990" w:rsidRPr="00023B3F" w:rsidRDefault="00C77990" w:rsidP="000755C2">
            <w:pPr>
              <w:pStyle w:val="Textestandard"/>
              <w:rPr>
                <w:b/>
                <w:sz w:val="22"/>
              </w:rPr>
            </w:pPr>
            <w:r w:rsidRPr="00023B3F">
              <w:rPr>
                <w:b/>
                <w:sz w:val="22"/>
              </w:rPr>
              <w:t>Item</w:t>
            </w:r>
          </w:p>
        </w:tc>
        <w:tc>
          <w:tcPr>
            <w:tcW w:w="2384" w:type="dxa"/>
            <w:shd w:val="clear" w:color="auto" w:fill="D9D9D9" w:themeFill="background1" w:themeFillShade="D9"/>
          </w:tcPr>
          <w:p w:rsidR="00C77990" w:rsidRPr="00023B3F" w:rsidRDefault="00C77990" w:rsidP="000755C2">
            <w:pPr>
              <w:pStyle w:val="Textestandard"/>
              <w:rPr>
                <w:b/>
                <w:sz w:val="22"/>
              </w:rPr>
            </w:pPr>
            <w:r w:rsidRPr="00023B3F">
              <w:rPr>
                <w:b/>
                <w:sz w:val="22"/>
              </w:rPr>
              <w:t>Fonction de niveau 2</w:t>
            </w:r>
          </w:p>
        </w:tc>
        <w:tc>
          <w:tcPr>
            <w:tcW w:w="5691" w:type="dxa"/>
            <w:shd w:val="clear" w:color="auto" w:fill="D9D9D9" w:themeFill="background1" w:themeFillShade="D9"/>
          </w:tcPr>
          <w:p w:rsidR="00C77990" w:rsidRPr="00023B3F" w:rsidRDefault="00C77990" w:rsidP="000755C2">
            <w:pPr>
              <w:pStyle w:val="Textestandard"/>
              <w:rPr>
                <w:b/>
                <w:sz w:val="22"/>
              </w:rPr>
            </w:pPr>
            <w:r w:rsidRPr="00023B3F">
              <w:rPr>
                <w:b/>
                <w:sz w:val="22"/>
              </w:rPr>
              <w:t>Description</w:t>
            </w:r>
          </w:p>
        </w:tc>
        <w:tc>
          <w:tcPr>
            <w:tcW w:w="941" w:type="dxa"/>
            <w:shd w:val="clear" w:color="auto" w:fill="D9D9D9" w:themeFill="background1" w:themeFillShade="D9"/>
          </w:tcPr>
          <w:p w:rsidR="00C77990" w:rsidRPr="00023B3F" w:rsidRDefault="00C77990" w:rsidP="000755C2">
            <w:pPr>
              <w:pStyle w:val="Textestandard"/>
              <w:rPr>
                <w:b/>
                <w:sz w:val="22"/>
              </w:rPr>
            </w:pPr>
            <w:r w:rsidRPr="00023B3F">
              <w:rPr>
                <w:b/>
                <w:sz w:val="22"/>
              </w:rPr>
              <w:t>Reprise NS74</w:t>
            </w:r>
          </w:p>
        </w:tc>
      </w:tr>
      <w:tr w:rsidR="00C77990" w:rsidRPr="000755C2" w:rsidTr="005F0732">
        <w:trPr>
          <w:jc w:val="center"/>
        </w:trPr>
        <w:tc>
          <w:tcPr>
            <w:tcW w:w="997" w:type="dxa"/>
            <w:shd w:val="clear" w:color="auto" w:fill="EAF1DD" w:themeFill="accent3" w:themeFillTint="33"/>
          </w:tcPr>
          <w:p w:rsidR="00C77990" w:rsidRPr="000755C2" w:rsidRDefault="00C77990" w:rsidP="000755C2">
            <w:pPr>
              <w:pStyle w:val="Textestandard"/>
              <w:rPr>
                <w:sz w:val="22"/>
              </w:rPr>
            </w:pPr>
            <w:r w:rsidRPr="000755C2">
              <w:rPr>
                <w:sz w:val="22"/>
              </w:rPr>
              <w:t>F3-1</w:t>
            </w:r>
          </w:p>
        </w:tc>
        <w:tc>
          <w:tcPr>
            <w:tcW w:w="2384" w:type="dxa"/>
            <w:shd w:val="clear" w:color="auto" w:fill="auto"/>
          </w:tcPr>
          <w:p w:rsidR="00C77990" w:rsidRPr="000755C2" w:rsidRDefault="00C77990" w:rsidP="000755C2">
            <w:pPr>
              <w:pStyle w:val="Textestandard"/>
              <w:rPr>
                <w:sz w:val="22"/>
              </w:rPr>
            </w:pPr>
            <w:r w:rsidRPr="000755C2">
              <w:rPr>
                <w:sz w:val="22"/>
              </w:rPr>
              <w:t>Vérifier la configuration matérielle</w:t>
            </w:r>
          </w:p>
        </w:tc>
        <w:tc>
          <w:tcPr>
            <w:tcW w:w="5691" w:type="dxa"/>
            <w:shd w:val="clear" w:color="auto" w:fill="auto"/>
          </w:tcPr>
          <w:p w:rsidR="00C77990" w:rsidRPr="000755C2" w:rsidRDefault="00C77990" w:rsidP="000755C2">
            <w:pPr>
              <w:pStyle w:val="Textestandard"/>
              <w:rPr>
                <w:sz w:val="22"/>
              </w:rPr>
            </w:pPr>
            <w:r w:rsidRPr="000755C2">
              <w:rPr>
                <w:sz w:val="22"/>
              </w:rPr>
              <w:t xml:space="preserve">Fonction activée au moment de l’autotest </w:t>
            </w:r>
          </w:p>
        </w:tc>
        <w:tc>
          <w:tcPr>
            <w:tcW w:w="941" w:type="dxa"/>
          </w:tcPr>
          <w:p w:rsidR="00C77990" w:rsidRPr="000755C2" w:rsidRDefault="00C77990" w:rsidP="000755C2">
            <w:pPr>
              <w:pStyle w:val="Textestandard"/>
              <w:rPr>
                <w:sz w:val="22"/>
              </w:rPr>
            </w:pPr>
          </w:p>
        </w:tc>
      </w:tr>
      <w:tr w:rsidR="00C77990" w:rsidRPr="000755C2" w:rsidTr="005F0732">
        <w:trPr>
          <w:jc w:val="center"/>
        </w:trPr>
        <w:tc>
          <w:tcPr>
            <w:tcW w:w="997" w:type="dxa"/>
            <w:shd w:val="clear" w:color="auto" w:fill="EAF1DD" w:themeFill="accent3" w:themeFillTint="33"/>
          </w:tcPr>
          <w:p w:rsidR="00C77990" w:rsidRPr="000755C2" w:rsidRDefault="00C77990" w:rsidP="000755C2">
            <w:pPr>
              <w:pStyle w:val="Textestandard"/>
              <w:rPr>
                <w:sz w:val="22"/>
              </w:rPr>
            </w:pPr>
            <w:r w:rsidRPr="000755C2">
              <w:rPr>
                <w:sz w:val="22"/>
              </w:rPr>
              <w:t>F3-2</w:t>
            </w:r>
          </w:p>
        </w:tc>
        <w:tc>
          <w:tcPr>
            <w:tcW w:w="2384" w:type="dxa"/>
            <w:shd w:val="clear" w:color="auto" w:fill="auto"/>
          </w:tcPr>
          <w:p w:rsidR="00C77990" w:rsidRPr="000755C2" w:rsidRDefault="00C77990" w:rsidP="000755C2">
            <w:pPr>
              <w:pStyle w:val="Textestandard"/>
              <w:rPr>
                <w:sz w:val="22"/>
              </w:rPr>
            </w:pPr>
            <w:r w:rsidRPr="000755C2">
              <w:rPr>
                <w:sz w:val="22"/>
              </w:rPr>
              <w:t>Vérifier la configuration logicielle</w:t>
            </w:r>
          </w:p>
        </w:tc>
        <w:tc>
          <w:tcPr>
            <w:tcW w:w="5691" w:type="dxa"/>
            <w:shd w:val="clear" w:color="auto" w:fill="auto"/>
          </w:tcPr>
          <w:p w:rsidR="00C77990" w:rsidRPr="000755C2" w:rsidRDefault="00C77990" w:rsidP="000755C2">
            <w:pPr>
              <w:pStyle w:val="Textestandard"/>
              <w:rPr>
                <w:sz w:val="22"/>
              </w:rPr>
            </w:pPr>
            <w:r w:rsidRPr="000755C2">
              <w:rPr>
                <w:sz w:val="22"/>
              </w:rPr>
              <w:t xml:space="preserve">Fonction activée au moment de l’autotest </w:t>
            </w:r>
          </w:p>
        </w:tc>
        <w:tc>
          <w:tcPr>
            <w:tcW w:w="941" w:type="dxa"/>
          </w:tcPr>
          <w:p w:rsidR="00C77990" w:rsidRPr="000755C2" w:rsidRDefault="00C77990" w:rsidP="000755C2">
            <w:pPr>
              <w:pStyle w:val="Textestandard"/>
              <w:rPr>
                <w:sz w:val="22"/>
              </w:rPr>
            </w:pPr>
          </w:p>
        </w:tc>
      </w:tr>
      <w:tr w:rsidR="00C77990" w:rsidRPr="000755C2" w:rsidTr="005F0732">
        <w:trPr>
          <w:jc w:val="center"/>
        </w:trPr>
        <w:tc>
          <w:tcPr>
            <w:tcW w:w="997" w:type="dxa"/>
            <w:shd w:val="clear" w:color="auto" w:fill="EAF1DD" w:themeFill="accent3" w:themeFillTint="33"/>
          </w:tcPr>
          <w:p w:rsidR="00C77990" w:rsidRPr="000755C2" w:rsidRDefault="00C77990" w:rsidP="000755C2">
            <w:pPr>
              <w:pStyle w:val="Textestandard"/>
              <w:rPr>
                <w:sz w:val="22"/>
              </w:rPr>
            </w:pPr>
            <w:r w:rsidRPr="000755C2">
              <w:rPr>
                <w:sz w:val="22"/>
              </w:rPr>
              <w:t>F3-3</w:t>
            </w:r>
          </w:p>
        </w:tc>
        <w:tc>
          <w:tcPr>
            <w:tcW w:w="2384" w:type="dxa"/>
            <w:shd w:val="clear" w:color="auto" w:fill="auto"/>
          </w:tcPr>
          <w:p w:rsidR="00C77990" w:rsidRPr="000755C2" w:rsidRDefault="00C77990" w:rsidP="000755C2">
            <w:pPr>
              <w:pStyle w:val="Textestandard"/>
              <w:rPr>
                <w:sz w:val="22"/>
              </w:rPr>
            </w:pPr>
            <w:r w:rsidRPr="000755C2">
              <w:rPr>
                <w:sz w:val="22"/>
              </w:rPr>
              <w:t>Vérifier les liaisons RS232</w:t>
            </w:r>
          </w:p>
        </w:tc>
        <w:tc>
          <w:tcPr>
            <w:tcW w:w="5691" w:type="dxa"/>
            <w:shd w:val="clear" w:color="auto" w:fill="auto"/>
          </w:tcPr>
          <w:p w:rsidR="00C77990" w:rsidRPr="000755C2" w:rsidRDefault="00C77990" w:rsidP="000755C2">
            <w:pPr>
              <w:pStyle w:val="Textestandard"/>
              <w:rPr>
                <w:sz w:val="22"/>
              </w:rPr>
            </w:pPr>
            <w:r w:rsidRPr="000755C2">
              <w:rPr>
                <w:sz w:val="22"/>
              </w:rPr>
              <w:t xml:space="preserve">Dans la mesure du possible établir l’état opérationnel des liaisons  séries. </w:t>
            </w:r>
          </w:p>
        </w:tc>
        <w:tc>
          <w:tcPr>
            <w:tcW w:w="941" w:type="dxa"/>
          </w:tcPr>
          <w:p w:rsidR="00C77990" w:rsidRPr="000755C2" w:rsidRDefault="00C77990" w:rsidP="000755C2">
            <w:pPr>
              <w:pStyle w:val="Textestandard"/>
              <w:rPr>
                <w:sz w:val="22"/>
              </w:rPr>
            </w:pPr>
          </w:p>
        </w:tc>
      </w:tr>
      <w:tr w:rsidR="00C77990" w:rsidRPr="000755C2" w:rsidTr="005F0732">
        <w:trPr>
          <w:jc w:val="center"/>
        </w:trPr>
        <w:tc>
          <w:tcPr>
            <w:tcW w:w="997" w:type="dxa"/>
            <w:shd w:val="clear" w:color="auto" w:fill="EAF1DD" w:themeFill="accent3" w:themeFillTint="33"/>
          </w:tcPr>
          <w:p w:rsidR="00C77990" w:rsidRPr="000755C2" w:rsidRDefault="00C77990" w:rsidP="000755C2">
            <w:pPr>
              <w:pStyle w:val="Textestandard"/>
              <w:rPr>
                <w:sz w:val="22"/>
              </w:rPr>
            </w:pPr>
            <w:r w:rsidRPr="000755C2">
              <w:rPr>
                <w:sz w:val="22"/>
              </w:rPr>
              <w:t>F3-4</w:t>
            </w:r>
          </w:p>
        </w:tc>
        <w:tc>
          <w:tcPr>
            <w:tcW w:w="2384" w:type="dxa"/>
            <w:shd w:val="clear" w:color="auto" w:fill="auto"/>
          </w:tcPr>
          <w:p w:rsidR="00C77990" w:rsidRPr="000755C2" w:rsidRDefault="00C77990" w:rsidP="000755C2">
            <w:pPr>
              <w:pStyle w:val="Textestandard"/>
              <w:rPr>
                <w:sz w:val="22"/>
              </w:rPr>
            </w:pPr>
            <w:r w:rsidRPr="000755C2">
              <w:rPr>
                <w:sz w:val="22"/>
              </w:rPr>
              <w:t xml:space="preserve">Vérifier le DACPA </w:t>
            </w:r>
          </w:p>
        </w:tc>
        <w:tc>
          <w:tcPr>
            <w:tcW w:w="5691" w:type="dxa"/>
            <w:shd w:val="clear" w:color="auto" w:fill="auto"/>
          </w:tcPr>
          <w:p w:rsidR="00C77990" w:rsidRPr="000755C2" w:rsidRDefault="00C77990" w:rsidP="000755C2">
            <w:pPr>
              <w:pStyle w:val="Textestandard"/>
              <w:rPr>
                <w:sz w:val="22"/>
              </w:rPr>
            </w:pPr>
            <w:r w:rsidRPr="000755C2">
              <w:rPr>
                <w:sz w:val="22"/>
              </w:rPr>
              <w:t>Au vue des échanges avec le DACPA, établir l’état opérationnel du DACPA</w:t>
            </w:r>
          </w:p>
        </w:tc>
        <w:tc>
          <w:tcPr>
            <w:tcW w:w="941" w:type="dxa"/>
          </w:tcPr>
          <w:p w:rsidR="00C77990" w:rsidRPr="000755C2" w:rsidRDefault="00C77990" w:rsidP="000755C2">
            <w:pPr>
              <w:pStyle w:val="Textestandard"/>
              <w:rPr>
                <w:sz w:val="22"/>
              </w:rPr>
            </w:pPr>
          </w:p>
        </w:tc>
      </w:tr>
      <w:tr w:rsidR="00C77990" w:rsidRPr="000755C2" w:rsidTr="005F0732">
        <w:trPr>
          <w:jc w:val="center"/>
        </w:trPr>
        <w:tc>
          <w:tcPr>
            <w:tcW w:w="997" w:type="dxa"/>
            <w:shd w:val="clear" w:color="auto" w:fill="EAF1DD" w:themeFill="accent3" w:themeFillTint="33"/>
          </w:tcPr>
          <w:p w:rsidR="00C77990" w:rsidRPr="000755C2" w:rsidRDefault="00C77990" w:rsidP="000755C2">
            <w:pPr>
              <w:pStyle w:val="Textestandard"/>
              <w:rPr>
                <w:sz w:val="22"/>
              </w:rPr>
            </w:pPr>
            <w:r w:rsidRPr="000755C2">
              <w:rPr>
                <w:sz w:val="22"/>
              </w:rPr>
              <w:t>F3-5</w:t>
            </w:r>
          </w:p>
        </w:tc>
        <w:tc>
          <w:tcPr>
            <w:tcW w:w="2384" w:type="dxa"/>
            <w:shd w:val="clear" w:color="auto" w:fill="auto"/>
          </w:tcPr>
          <w:p w:rsidR="00C77990" w:rsidRPr="000755C2" w:rsidRDefault="00C77990" w:rsidP="000755C2">
            <w:pPr>
              <w:pStyle w:val="Textestandard"/>
              <w:rPr>
                <w:sz w:val="22"/>
              </w:rPr>
            </w:pPr>
            <w:r w:rsidRPr="000755C2">
              <w:rPr>
                <w:sz w:val="22"/>
              </w:rPr>
              <w:t>Elaborer le DAM matériel</w:t>
            </w:r>
          </w:p>
        </w:tc>
        <w:tc>
          <w:tcPr>
            <w:tcW w:w="5691" w:type="dxa"/>
            <w:shd w:val="clear" w:color="auto" w:fill="auto"/>
          </w:tcPr>
          <w:p w:rsidR="00C77990" w:rsidRPr="000755C2" w:rsidRDefault="00C77990" w:rsidP="000755C2">
            <w:pPr>
              <w:pStyle w:val="Textestandard"/>
              <w:rPr>
                <w:sz w:val="22"/>
              </w:rPr>
            </w:pPr>
            <w:r w:rsidRPr="000755C2">
              <w:rPr>
                <w:sz w:val="22"/>
              </w:rPr>
              <w:t>Récupérer les informations DAM des cartes du PA</w:t>
            </w:r>
          </w:p>
        </w:tc>
        <w:tc>
          <w:tcPr>
            <w:tcW w:w="941" w:type="dxa"/>
          </w:tcPr>
          <w:p w:rsidR="00C77990" w:rsidRPr="000755C2" w:rsidRDefault="00C77990" w:rsidP="000755C2">
            <w:pPr>
              <w:pStyle w:val="Textestandard"/>
              <w:rPr>
                <w:sz w:val="22"/>
              </w:rPr>
            </w:pPr>
          </w:p>
        </w:tc>
      </w:tr>
      <w:tr w:rsidR="00C77990" w:rsidRPr="000755C2" w:rsidTr="005F0732">
        <w:trPr>
          <w:jc w:val="center"/>
        </w:trPr>
        <w:tc>
          <w:tcPr>
            <w:tcW w:w="997" w:type="dxa"/>
            <w:shd w:val="clear" w:color="auto" w:fill="EAF1DD" w:themeFill="accent3" w:themeFillTint="33"/>
          </w:tcPr>
          <w:p w:rsidR="00C77990" w:rsidRPr="000755C2" w:rsidRDefault="00C77990" w:rsidP="000755C2">
            <w:pPr>
              <w:pStyle w:val="Textestandard"/>
              <w:rPr>
                <w:sz w:val="22"/>
              </w:rPr>
            </w:pPr>
            <w:r w:rsidRPr="000755C2">
              <w:rPr>
                <w:sz w:val="22"/>
              </w:rPr>
              <w:t>F3-6</w:t>
            </w:r>
          </w:p>
        </w:tc>
        <w:tc>
          <w:tcPr>
            <w:tcW w:w="2384" w:type="dxa"/>
            <w:shd w:val="clear" w:color="auto" w:fill="auto"/>
          </w:tcPr>
          <w:p w:rsidR="00C77990" w:rsidRPr="000755C2" w:rsidRDefault="00C77990" w:rsidP="000755C2">
            <w:pPr>
              <w:pStyle w:val="Textestandard"/>
              <w:rPr>
                <w:sz w:val="22"/>
              </w:rPr>
            </w:pPr>
            <w:r w:rsidRPr="000755C2">
              <w:rPr>
                <w:sz w:val="22"/>
              </w:rPr>
              <w:t>Elaborer les données de service</w:t>
            </w:r>
          </w:p>
        </w:tc>
        <w:tc>
          <w:tcPr>
            <w:tcW w:w="5691" w:type="dxa"/>
            <w:shd w:val="clear" w:color="auto" w:fill="auto"/>
          </w:tcPr>
          <w:p w:rsidR="00C77990" w:rsidRPr="000755C2" w:rsidRDefault="00C77990" w:rsidP="00B5557F">
            <w:pPr>
              <w:pStyle w:val="Textestandard"/>
              <w:rPr>
                <w:sz w:val="22"/>
              </w:rPr>
            </w:pPr>
            <w:r w:rsidRPr="000755C2">
              <w:rPr>
                <w:sz w:val="22"/>
              </w:rPr>
              <w:t>Mettre en forme les informations pour les Services (horodatage, classification Info/Défaut/</w:t>
            </w:r>
            <w:proofErr w:type="spellStart"/>
            <w:r w:rsidRPr="000755C2">
              <w:rPr>
                <w:sz w:val="22"/>
              </w:rPr>
              <w:t>Debug</w:t>
            </w:r>
            <w:proofErr w:type="spellEnd"/>
            <w:r w:rsidRPr="000755C2">
              <w:rPr>
                <w:sz w:val="22"/>
              </w:rPr>
              <w:t>, …)</w:t>
            </w:r>
            <w:ins w:id="351" w:author="GUIZARD Maurice" w:date="2014-09-09T17:29:00Z">
              <w:r w:rsidR="000B2CEC">
                <w:rPr>
                  <w:sz w:val="22"/>
                </w:rPr>
                <w:t>, création des CRS PA pour le SSO</w:t>
              </w:r>
            </w:ins>
          </w:p>
        </w:tc>
        <w:tc>
          <w:tcPr>
            <w:tcW w:w="941" w:type="dxa"/>
          </w:tcPr>
          <w:p w:rsidR="00C77990" w:rsidRPr="000755C2" w:rsidRDefault="00C77990" w:rsidP="000755C2">
            <w:pPr>
              <w:pStyle w:val="Textestandard"/>
              <w:rPr>
                <w:sz w:val="22"/>
              </w:rPr>
            </w:pPr>
          </w:p>
        </w:tc>
      </w:tr>
    </w:tbl>
    <w:p w:rsidR="00995C25" w:rsidRDefault="00E1331F" w:rsidP="001A72EC">
      <w:pPr>
        <w:pStyle w:val="Titredetableau"/>
        <w:rPr>
          <w:lang w:val="fr-FR"/>
        </w:rPr>
      </w:pPr>
      <w:bookmarkStart w:id="352" w:name="_Toc398632687"/>
      <w:r w:rsidRPr="00E13F4F">
        <w:t xml:space="preserve">Supervision des </w:t>
      </w:r>
      <w:proofErr w:type="spellStart"/>
      <w:r w:rsidRPr="00E13F4F">
        <w:t>équipements</w:t>
      </w:r>
      <w:bookmarkEnd w:id="352"/>
      <w:proofErr w:type="spellEnd"/>
    </w:p>
    <w:p w:rsidR="00267901" w:rsidRPr="00B12D18" w:rsidRDefault="00B00104" w:rsidP="000039A0">
      <w:pPr>
        <w:pStyle w:val="Titre2"/>
      </w:pPr>
      <w:r>
        <w:t xml:space="preserve"> </w:t>
      </w:r>
      <w:bookmarkStart w:id="353" w:name="_Toc398632652"/>
      <w:r w:rsidR="00CF151A">
        <w:t>Gestion des services</w:t>
      </w:r>
      <w:bookmarkEnd w:id="353"/>
    </w:p>
    <w:tbl>
      <w:tblPr>
        <w:tblW w:w="10013" w:type="dxa"/>
        <w:jc w:val="center"/>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2356"/>
        <w:gridCol w:w="5704"/>
        <w:gridCol w:w="941"/>
      </w:tblGrid>
      <w:tr w:rsidR="00C77990" w:rsidRPr="00023B3F" w:rsidTr="00D30F58">
        <w:trPr>
          <w:jc w:val="center"/>
        </w:trPr>
        <w:tc>
          <w:tcPr>
            <w:tcW w:w="1012" w:type="dxa"/>
            <w:shd w:val="clear" w:color="auto" w:fill="D9D9D9" w:themeFill="background1" w:themeFillShade="D9"/>
          </w:tcPr>
          <w:p w:rsidR="00C77990" w:rsidRPr="00023B3F" w:rsidRDefault="00C77990" w:rsidP="000755C2">
            <w:pPr>
              <w:pStyle w:val="Textestandard"/>
              <w:rPr>
                <w:b/>
                <w:sz w:val="22"/>
              </w:rPr>
            </w:pPr>
            <w:r w:rsidRPr="00023B3F">
              <w:rPr>
                <w:b/>
                <w:sz w:val="22"/>
              </w:rPr>
              <w:t>Item</w:t>
            </w:r>
          </w:p>
        </w:tc>
        <w:tc>
          <w:tcPr>
            <w:tcW w:w="2356" w:type="dxa"/>
            <w:shd w:val="clear" w:color="auto" w:fill="D9D9D9" w:themeFill="background1" w:themeFillShade="D9"/>
          </w:tcPr>
          <w:p w:rsidR="00C77990" w:rsidRPr="00023B3F" w:rsidRDefault="00C77990" w:rsidP="000755C2">
            <w:pPr>
              <w:pStyle w:val="Textestandard"/>
              <w:rPr>
                <w:b/>
                <w:sz w:val="22"/>
              </w:rPr>
            </w:pPr>
            <w:r w:rsidRPr="00023B3F">
              <w:rPr>
                <w:b/>
                <w:sz w:val="22"/>
              </w:rPr>
              <w:t>Fonction de niveau 2</w:t>
            </w:r>
          </w:p>
        </w:tc>
        <w:tc>
          <w:tcPr>
            <w:tcW w:w="5704" w:type="dxa"/>
            <w:shd w:val="clear" w:color="auto" w:fill="D9D9D9" w:themeFill="background1" w:themeFillShade="D9"/>
          </w:tcPr>
          <w:p w:rsidR="00C77990" w:rsidRPr="00023B3F" w:rsidRDefault="00C77990" w:rsidP="000755C2">
            <w:pPr>
              <w:pStyle w:val="Textestandard"/>
              <w:rPr>
                <w:b/>
                <w:sz w:val="22"/>
              </w:rPr>
            </w:pPr>
            <w:r w:rsidRPr="00023B3F">
              <w:rPr>
                <w:b/>
                <w:sz w:val="22"/>
              </w:rPr>
              <w:t>Description</w:t>
            </w:r>
          </w:p>
        </w:tc>
        <w:tc>
          <w:tcPr>
            <w:tcW w:w="885" w:type="dxa"/>
            <w:shd w:val="clear" w:color="auto" w:fill="D9D9D9" w:themeFill="background1" w:themeFillShade="D9"/>
          </w:tcPr>
          <w:p w:rsidR="00C77990" w:rsidRPr="00023B3F" w:rsidRDefault="00C77990" w:rsidP="000755C2">
            <w:pPr>
              <w:pStyle w:val="Textestandard"/>
              <w:rPr>
                <w:b/>
                <w:sz w:val="22"/>
              </w:rPr>
            </w:pPr>
            <w:r w:rsidRPr="00023B3F">
              <w:rPr>
                <w:b/>
                <w:sz w:val="22"/>
              </w:rPr>
              <w:t>Reprise NS74</w:t>
            </w:r>
          </w:p>
        </w:tc>
      </w:tr>
      <w:tr w:rsidR="00C77990" w:rsidRPr="000755C2" w:rsidTr="00D30F58">
        <w:trPr>
          <w:jc w:val="center"/>
        </w:trPr>
        <w:tc>
          <w:tcPr>
            <w:tcW w:w="1012" w:type="dxa"/>
            <w:shd w:val="clear" w:color="auto" w:fill="DDD9C3" w:themeFill="background2" w:themeFillShade="E6"/>
          </w:tcPr>
          <w:p w:rsidR="00C77990" w:rsidRPr="000755C2" w:rsidRDefault="00C77990" w:rsidP="000755C2">
            <w:pPr>
              <w:pStyle w:val="Textestandard"/>
              <w:rPr>
                <w:sz w:val="22"/>
              </w:rPr>
            </w:pPr>
            <w:r w:rsidRPr="000755C2">
              <w:rPr>
                <w:sz w:val="22"/>
              </w:rPr>
              <w:t>F4-1</w:t>
            </w:r>
          </w:p>
        </w:tc>
        <w:tc>
          <w:tcPr>
            <w:tcW w:w="2356" w:type="dxa"/>
            <w:shd w:val="clear" w:color="auto" w:fill="auto"/>
          </w:tcPr>
          <w:p w:rsidR="00C77990" w:rsidRPr="000755C2" w:rsidRDefault="00C77990" w:rsidP="000755C2">
            <w:pPr>
              <w:pStyle w:val="Textestandard"/>
              <w:rPr>
                <w:sz w:val="22"/>
              </w:rPr>
            </w:pPr>
            <w:r w:rsidRPr="000755C2">
              <w:rPr>
                <w:sz w:val="22"/>
              </w:rPr>
              <w:t>Gérer le DACPA</w:t>
            </w:r>
          </w:p>
        </w:tc>
        <w:tc>
          <w:tcPr>
            <w:tcW w:w="5704" w:type="dxa"/>
            <w:shd w:val="clear" w:color="auto" w:fill="auto"/>
          </w:tcPr>
          <w:p w:rsidR="00C77990" w:rsidRPr="000755C2" w:rsidRDefault="00C77990" w:rsidP="000755C2">
            <w:pPr>
              <w:pStyle w:val="Textestandard"/>
              <w:rPr>
                <w:sz w:val="22"/>
              </w:rPr>
            </w:pPr>
            <w:r w:rsidRPr="000755C2">
              <w:rPr>
                <w:sz w:val="22"/>
              </w:rPr>
              <w:t>Gérer les échanges avec le DACPA, émettre des consignes vers le DACPA, recevoir les acquittements et le DAM du DACPA</w:t>
            </w:r>
          </w:p>
        </w:tc>
        <w:tc>
          <w:tcPr>
            <w:tcW w:w="885" w:type="dxa"/>
          </w:tcPr>
          <w:p w:rsidR="00C77990" w:rsidRPr="000755C2" w:rsidRDefault="00C77990" w:rsidP="000755C2">
            <w:pPr>
              <w:pStyle w:val="Textestandard"/>
              <w:rPr>
                <w:sz w:val="22"/>
              </w:rPr>
            </w:pPr>
          </w:p>
        </w:tc>
      </w:tr>
      <w:tr w:rsidR="00C77990" w:rsidRPr="000755C2" w:rsidTr="00D30F58">
        <w:trPr>
          <w:jc w:val="center"/>
        </w:trPr>
        <w:tc>
          <w:tcPr>
            <w:tcW w:w="1012" w:type="dxa"/>
            <w:shd w:val="clear" w:color="auto" w:fill="DDD9C3" w:themeFill="background2" w:themeFillShade="E6"/>
          </w:tcPr>
          <w:p w:rsidR="00C77990" w:rsidRPr="000755C2" w:rsidRDefault="00C77990" w:rsidP="000755C2">
            <w:pPr>
              <w:pStyle w:val="Textestandard"/>
              <w:rPr>
                <w:sz w:val="22"/>
              </w:rPr>
            </w:pPr>
            <w:r w:rsidRPr="000755C2">
              <w:rPr>
                <w:sz w:val="22"/>
              </w:rPr>
              <w:t>F4-2</w:t>
            </w:r>
          </w:p>
        </w:tc>
        <w:tc>
          <w:tcPr>
            <w:tcW w:w="2356" w:type="dxa"/>
            <w:shd w:val="clear" w:color="auto" w:fill="auto"/>
          </w:tcPr>
          <w:p w:rsidR="00C77990" w:rsidRPr="000755C2" w:rsidRDefault="00C77990" w:rsidP="000755C2">
            <w:pPr>
              <w:pStyle w:val="Textestandard"/>
              <w:rPr>
                <w:sz w:val="22"/>
              </w:rPr>
            </w:pPr>
            <w:r w:rsidRPr="000755C2">
              <w:rPr>
                <w:sz w:val="22"/>
              </w:rPr>
              <w:t xml:space="preserve">Gérer le Data </w:t>
            </w:r>
            <w:proofErr w:type="spellStart"/>
            <w:r w:rsidRPr="000755C2">
              <w:rPr>
                <w:sz w:val="22"/>
              </w:rPr>
              <w:t>Logger</w:t>
            </w:r>
            <w:proofErr w:type="spellEnd"/>
          </w:p>
        </w:tc>
        <w:tc>
          <w:tcPr>
            <w:tcW w:w="5704" w:type="dxa"/>
            <w:shd w:val="clear" w:color="auto" w:fill="auto"/>
          </w:tcPr>
          <w:p w:rsidR="00C77990" w:rsidRPr="000755C2" w:rsidRDefault="00C77990" w:rsidP="000755C2">
            <w:pPr>
              <w:pStyle w:val="Textestandard"/>
              <w:rPr>
                <w:sz w:val="22"/>
              </w:rPr>
            </w:pPr>
            <w:r w:rsidRPr="000755C2">
              <w:rPr>
                <w:sz w:val="22"/>
              </w:rPr>
              <w:t xml:space="preserve">Gérer les échanges avec le Data </w:t>
            </w:r>
            <w:proofErr w:type="spellStart"/>
            <w:r w:rsidRPr="000755C2">
              <w:rPr>
                <w:sz w:val="22"/>
              </w:rPr>
              <w:t>Logger</w:t>
            </w:r>
            <w:proofErr w:type="spellEnd"/>
            <w:r w:rsidRPr="000755C2">
              <w:rPr>
                <w:sz w:val="22"/>
              </w:rPr>
              <w:t xml:space="preserve">, transmettre  les trames disponibles (Trame </w:t>
            </w:r>
            <w:proofErr w:type="spellStart"/>
            <w:r w:rsidRPr="000755C2">
              <w:rPr>
                <w:sz w:val="22"/>
              </w:rPr>
              <w:t>Omap</w:t>
            </w:r>
            <w:proofErr w:type="spellEnd"/>
            <w:r w:rsidRPr="000755C2">
              <w:rPr>
                <w:sz w:val="22"/>
              </w:rPr>
              <w:t>/ Trame Cap-Pa-Dam du KCV/ Trame Statistique/ Trame Dam du PA)</w:t>
            </w:r>
          </w:p>
        </w:tc>
        <w:tc>
          <w:tcPr>
            <w:tcW w:w="885" w:type="dxa"/>
          </w:tcPr>
          <w:p w:rsidR="00C77990" w:rsidRPr="000755C2" w:rsidRDefault="00C77990" w:rsidP="000755C2">
            <w:pPr>
              <w:pStyle w:val="Textestandard"/>
              <w:rPr>
                <w:sz w:val="22"/>
              </w:rPr>
            </w:pPr>
          </w:p>
        </w:tc>
      </w:tr>
      <w:tr w:rsidR="00C77990" w:rsidRPr="000755C2" w:rsidTr="00D30F58">
        <w:trPr>
          <w:jc w:val="center"/>
        </w:trPr>
        <w:tc>
          <w:tcPr>
            <w:tcW w:w="1012" w:type="dxa"/>
            <w:shd w:val="clear" w:color="auto" w:fill="DDD9C3" w:themeFill="background2" w:themeFillShade="E6"/>
          </w:tcPr>
          <w:p w:rsidR="00C77990" w:rsidRPr="000755C2" w:rsidRDefault="00C77990" w:rsidP="000755C2">
            <w:pPr>
              <w:pStyle w:val="Textestandard"/>
              <w:rPr>
                <w:sz w:val="22"/>
              </w:rPr>
            </w:pPr>
            <w:r w:rsidRPr="000755C2">
              <w:rPr>
                <w:sz w:val="22"/>
              </w:rPr>
              <w:t>F4-3</w:t>
            </w:r>
          </w:p>
        </w:tc>
        <w:tc>
          <w:tcPr>
            <w:tcW w:w="2356" w:type="dxa"/>
            <w:shd w:val="clear" w:color="auto" w:fill="auto"/>
          </w:tcPr>
          <w:p w:rsidR="00C77990" w:rsidRPr="000755C2" w:rsidRDefault="00C77990" w:rsidP="000755C2">
            <w:pPr>
              <w:pStyle w:val="Textestandard"/>
              <w:rPr>
                <w:sz w:val="22"/>
              </w:rPr>
            </w:pPr>
            <w:r w:rsidRPr="000755C2">
              <w:rPr>
                <w:sz w:val="22"/>
              </w:rPr>
              <w:t>Gérer l’OMAP</w:t>
            </w:r>
          </w:p>
        </w:tc>
        <w:tc>
          <w:tcPr>
            <w:tcW w:w="5704" w:type="dxa"/>
            <w:shd w:val="clear" w:color="auto" w:fill="auto"/>
          </w:tcPr>
          <w:p w:rsidR="00C77990" w:rsidRPr="000755C2" w:rsidRDefault="00C77990" w:rsidP="000755C2">
            <w:pPr>
              <w:pStyle w:val="Textestandard"/>
              <w:rPr>
                <w:sz w:val="22"/>
              </w:rPr>
            </w:pPr>
            <w:r w:rsidRPr="000755C2">
              <w:rPr>
                <w:sz w:val="22"/>
              </w:rPr>
              <w:t>Gérer les échanges avec l’outil OMAP. Emettre la trame OMAP à chaque cycle ATO.</w:t>
            </w:r>
          </w:p>
        </w:tc>
        <w:tc>
          <w:tcPr>
            <w:tcW w:w="941" w:type="dxa"/>
          </w:tcPr>
          <w:p w:rsidR="00C77990" w:rsidRPr="000755C2" w:rsidRDefault="00C77990" w:rsidP="000755C2">
            <w:pPr>
              <w:pStyle w:val="Textestandard"/>
              <w:rPr>
                <w:sz w:val="22"/>
              </w:rPr>
            </w:pPr>
          </w:p>
        </w:tc>
      </w:tr>
      <w:tr w:rsidR="00C77990" w:rsidRPr="000755C2" w:rsidTr="00D30F58">
        <w:trPr>
          <w:jc w:val="center"/>
        </w:trPr>
        <w:tc>
          <w:tcPr>
            <w:tcW w:w="1012" w:type="dxa"/>
            <w:shd w:val="clear" w:color="auto" w:fill="DDD9C3" w:themeFill="background2" w:themeFillShade="E6"/>
          </w:tcPr>
          <w:p w:rsidR="00C77990" w:rsidRPr="000755C2" w:rsidRDefault="00C77990" w:rsidP="000755C2">
            <w:pPr>
              <w:pStyle w:val="Textestandard"/>
              <w:rPr>
                <w:sz w:val="22"/>
              </w:rPr>
            </w:pPr>
            <w:r w:rsidRPr="000755C2">
              <w:rPr>
                <w:sz w:val="22"/>
              </w:rPr>
              <w:t>F4-4</w:t>
            </w:r>
          </w:p>
        </w:tc>
        <w:tc>
          <w:tcPr>
            <w:tcW w:w="2356" w:type="dxa"/>
            <w:shd w:val="clear" w:color="auto" w:fill="auto"/>
          </w:tcPr>
          <w:p w:rsidR="00C77990" w:rsidRPr="000755C2" w:rsidRDefault="00C77990" w:rsidP="000755C2">
            <w:pPr>
              <w:pStyle w:val="Textestandard"/>
              <w:rPr>
                <w:sz w:val="22"/>
              </w:rPr>
            </w:pPr>
            <w:r w:rsidRPr="000755C2">
              <w:rPr>
                <w:sz w:val="22"/>
              </w:rPr>
              <w:t>Gérer le TDSE</w:t>
            </w:r>
          </w:p>
        </w:tc>
        <w:tc>
          <w:tcPr>
            <w:tcW w:w="5704" w:type="dxa"/>
            <w:shd w:val="clear" w:color="auto" w:fill="auto"/>
          </w:tcPr>
          <w:p w:rsidR="00C77990" w:rsidRPr="000755C2" w:rsidRDefault="00C77990" w:rsidP="00FB0D97">
            <w:pPr>
              <w:pStyle w:val="Textestandard"/>
              <w:rPr>
                <w:sz w:val="22"/>
              </w:rPr>
            </w:pPr>
            <w:r w:rsidRPr="000755C2">
              <w:rPr>
                <w:sz w:val="22"/>
              </w:rPr>
              <w:t>Gérer les échanges avec le système TDSE. Répondre aux sollicitations du TDSE (Maintenance</w:t>
            </w:r>
            <w:del w:id="354" w:author="GUIZARD Maurice" w:date="2014-09-13T09:01:00Z">
              <w:r w:rsidRPr="000755C2" w:rsidDel="00FB0D97">
                <w:rPr>
                  <w:sz w:val="22"/>
                </w:rPr>
                <w:delText xml:space="preserve"> et Statistique</w:delText>
              </w:r>
              <w:r w:rsidR="00E20DBB" w:rsidRPr="000755C2" w:rsidDel="00FB0D97">
                <w:rPr>
                  <w:sz w:val="22"/>
                </w:rPr>
                <w:delText>s</w:delText>
              </w:r>
            </w:del>
            <w:r w:rsidRPr="000755C2">
              <w:rPr>
                <w:sz w:val="22"/>
              </w:rPr>
              <w:t>)</w:t>
            </w:r>
            <w:ins w:id="355" w:author="GUIZARD Maurice" w:date="2014-09-13T09:02:00Z">
              <w:r w:rsidR="00FB0D97">
                <w:rPr>
                  <w:sz w:val="22"/>
                </w:rPr>
                <w:t>, fonction présente uniquement sur MI09.</w:t>
              </w:r>
            </w:ins>
          </w:p>
        </w:tc>
        <w:tc>
          <w:tcPr>
            <w:tcW w:w="885" w:type="dxa"/>
          </w:tcPr>
          <w:p w:rsidR="00C77990" w:rsidRPr="000755C2" w:rsidRDefault="00C77990" w:rsidP="000755C2">
            <w:pPr>
              <w:pStyle w:val="Textestandard"/>
              <w:rPr>
                <w:sz w:val="22"/>
              </w:rPr>
            </w:pPr>
          </w:p>
        </w:tc>
      </w:tr>
      <w:tr w:rsidR="00C77990" w:rsidRPr="000755C2" w:rsidTr="00D30F58">
        <w:trPr>
          <w:jc w:val="center"/>
        </w:trPr>
        <w:tc>
          <w:tcPr>
            <w:tcW w:w="1012" w:type="dxa"/>
            <w:shd w:val="clear" w:color="auto" w:fill="DDD9C3" w:themeFill="background2" w:themeFillShade="E6"/>
          </w:tcPr>
          <w:p w:rsidR="00C77990" w:rsidRPr="000755C2" w:rsidRDefault="00C77990" w:rsidP="000755C2">
            <w:pPr>
              <w:pStyle w:val="Textestandard"/>
              <w:rPr>
                <w:sz w:val="22"/>
              </w:rPr>
            </w:pPr>
            <w:r w:rsidRPr="000755C2">
              <w:rPr>
                <w:sz w:val="22"/>
              </w:rPr>
              <w:t>F4-5</w:t>
            </w:r>
          </w:p>
        </w:tc>
        <w:tc>
          <w:tcPr>
            <w:tcW w:w="2356" w:type="dxa"/>
            <w:shd w:val="clear" w:color="auto" w:fill="auto"/>
          </w:tcPr>
          <w:p w:rsidR="00C77990" w:rsidRPr="000755C2" w:rsidRDefault="00C77990" w:rsidP="000755C2">
            <w:pPr>
              <w:pStyle w:val="Textestandard"/>
              <w:rPr>
                <w:sz w:val="22"/>
              </w:rPr>
            </w:pPr>
            <w:r w:rsidRPr="000755C2">
              <w:rPr>
                <w:sz w:val="22"/>
              </w:rPr>
              <w:t>Gérer les statistiques par course</w:t>
            </w:r>
          </w:p>
        </w:tc>
        <w:tc>
          <w:tcPr>
            <w:tcW w:w="5704" w:type="dxa"/>
            <w:shd w:val="clear" w:color="auto" w:fill="auto"/>
          </w:tcPr>
          <w:p w:rsidR="00C77990" w:rsidRPr="000755C2" w:rsidRDefault="00C77990" w:rsidP="00B5557F">
            <w:pPr>
              <w:pStyle w:val="Textestandard"/>
              <w:rPr>
                <w:sz w:val="22"/>
              </w:rPr>
            </w:pPr>
            <w:r w:rsidRPr="000755C2">
              <w:rPr>
                <w:sz w:val="22"/>
              </w:rPr>
              <w:t xml:space="preserve">Etablir les statistiques par course. Garder les éléments constitutifs de la course jusqu’à la fin de la course. En fin de course établir les statistiques. Constituer une trame pour le </w:t>
            </w:r>
            <w:proofErr w:type="spellStart"/>
            <w:r w:rsidRPr="000755C2">
              <w:rPr>
                <w:sz w:val="22"/>
              </w:rPr>
              <w:t>datalogger</w:t>
            </w:r>
            <w:proofErr w:type="spellEnd"/>
            <w:ins w:id="356" w:author="GUIZARD Maurice" w:date="2014-09-09T17:30:00Z">
              <w:r w:rsidR="000B2CEC">
                <w:rPr>
                  <w:sz w:val="22"/>
                </w:rPr>
                <w:t>, création des CR</w:t>
              </w:r>
            </w:ins>
            <w:ins w:id="357" w:author="GUIZARD Maurice" w:date="2014-09-09T20:23:00Z">
              <w:r w:rsidR="00B5557F">
                <w:rPr>
                  <w:sz w:val="22"/>
                </w:rPr>
                <w:t>O</w:t>
              </w:r>
            </w:ins>
            <w:ins w:id="358" w:author="GUIZARD Maurice" w:date="2014-09-09T20:24:00Z">
              <w:r w:rsidR="00B5557F">
                <w:rPr>
                  <w:rStyle w:val="Appelnotedebasdep"/>
                  <w:sz w:val="22"/>
                </w:rPr>
                <w:footnoteReference w:id="3"/>
              </w:r>
            </w:ins>
            <w:ins w:id="361" w:author="GUIZARD Maurice" w:date="2014-09-09T20:23:00Z">
              <w:r w:rsidR="00B5557F">
                <w:rPr>
                  <w:sz w:val="22"/>
                </w:rPr>
                <w:t xml:space="preserve"> </w:t>
              </w:r>
            </w:ins>
            <w:ins w:id="362" w:author="GUIZARD Maurice" w:date="2014-09-09T17:30:00Z">
              <w:r w:rsidR="000B2CEC">
                <w:rPr>
                  <w:sz w:val="22"/>
                </w:rPr>
                <w:t>PA pour le SSO</w:t>
              </w:r>
            </w:ins>
            <w:r w:rsidRPr="000755C2">
              <w:rPr>
                <w:sz w:val="22"/>
              </w:rPr>
              <w:t xml:space="preserve">. </w:t>
            </w:r>
            <w:r w:rsidR="00F1190F" w:rsidRPr="000755C2">
              <w:rPr>
                <w:sz w:val="22"/>
              </w:rPr>
              <w:t>Stocker</w:t>
            </w:r>
            <w:r w:rsidRPr="000755C2">
              <w:rPr>
                <w:sz w:val="22"/>
              </w:rPr>
              <w:t xml:space="preserve"> en mémoire flash </w:t>
            </w:r>
            <w:r w:rsidR="00F1190F" w:rsidRPr="000755C2">
              <w:rPr>
                <w:sz w:val="22"/>
              </w:rPr>
              <w:t xml:space="preserve">CUC12 </w:t>
            </w:r>
            <w:r w:rsidRPr="000755C2">
              <w:rPr>
                <w:sz w:val="22"/>
              </w:rPr>
              <w:t>la statistique de course pour le TDSE.</w:t>
            </w:r>
          </w:p>
        </w:tc>
        <w:tc>
          <w:tcPr>
            <w:tcW w:w="885" w:type="dxa"/>
          </w:tcPr>
          <w:p w:rsidR="00C77990" w:rsidRPr="000755C2" w:rsidRDefault="00C77990" w:rsidP="000755C2">
            <w:pPr>
              <w:pStyle w:val="Textestandard"/>
              <w:rPr>
                <w:sz w:val="22"/>
              </w:rPr>
            </w:pPr>
          </w:p>
        </w:tc>
      </w:tr>
      <w:tr w:rsidR="00C25484" w:rsidRPr="000755C2" w:rsidTr="00D30F58">
        <w:trPr>
          <w:jc w:val="center"/>
          <w:ins w:id="363" w:author="GUIZARD Maurice" w:date="2014-09-09T17:21:00Z"/>
        </w:trPr>
        <w:tc>
          <w:tcPr>
            <w:tcW w:w="1012" w:type="dxa"/>
            <w:shd w:val="clear" w:color="auto" w:fill="DDD9C3" w:themeFill="background2" w:themeFillShade="E6"/>
          </w:tcPr>
          <w:p w:rsidR="00C25484" w:rsidRPr="000755C2" w:rsidRDefault="00C25484" w:rsidP="000755C2">
            <w:pPr>
              <w:pStyle w:val="Textestandard"/>
              <w:rPr>
                <w:ins w:id="364" w:author="GUIZARD Maurice" w:date="2014-09-09T17:21:00Z"/>
                <w:sz w:val="22"/>
              </w:rPr>
            </w:pPr>
            <w:ins w:id="365" w:author="GUIZARD Maurice" w:date="2014-09-09T17:21:00Z">
              <w:r>
                <w:rPr>
                  <w:sz w:val="22"/>
                </w:rPr>
                <w:t>F4-6</w:t>
              </w:r>
            </w:ins>
          </w:p>
        </w:tc>
        <w:tc>
          <w:tcPr>
            <w:tcW w:w="2356" w:type="dxa"/>
            <w:shd w:val="clear" w:color="auto" w:fill="auto"/>
          </w:tcPr>
          <w:p w:rsidR="00C25484" w:rsidRPr="000755C2" w:rsidRDefault="00C25484" w:rsidP="000755C2">
            <w:pPr>
              <w:pStyle w:val="Textestandard"/>
              <w:rPr>
                <w:ins w:id="366" w:author="GUIZARD Maurice" w:date="2014-09-09T17:21:00Z"/>
                <w:sz w:val="22"/>
              </w:rPr>
            </w:pPr>
            <w:ins w:id="367" w:author="GUIZARD Maurice" w:date="2014-09-09T17:21:00Z">
              <w:r>
                <w:rPr>
                  <w:sz w:val="22"/>
                </w:rPr>
                <w:t xml:space="preserve">Gérer la liaison </w:t>
              </w:r>
            </w:ins>
            <w:ins w:id="368" w:author="GUIZARD Maurice" w:date="2014-09-13T09:01:00Z">
              <w:r w:rsidR="00FB0D97">
                <w:rPr>
                  <w:sz w:val="22"/>
                </w:rPr>
                <w:t>TETRA</w:t>
              </w:r>
            </w:ins>
          </w:p>
        </w:tc>
        <w:tc>
          <w:tcPr>
            <w:tcW w:w="5704" w:type="dxa"/>
            <w:shd w:val="clear" w:color="auto" w:fill="auto"/>
          </w:tcPr>
          <w:p w:rsidR="00C25484" w:rsidRPr="000755C2" w:rsidRDefault="00FB0D97" w:rsidP="00E45E07">
            <w:pPr>
              <w:pStyle w:val="Textestandard"/>
              <w:rPr>
                <w:ins w:id="369" w:author="GUIZARD Maurice" w:date="2014-09-09T17:21:00Z"/>
                <w:sz w:val="22"/>
              </w:rPr>
            </w:pPr>
            <w:ins w:id="370" w:author="GUIZARD Maurice" w:date="2014-09-13T09:02:00Z">
              <w:r w:rsidRPr="000755C2">
                <w:rPr>
                  <w:sz w:val="22"/>
                </w:rPr>
                <w:t xml:space="preserve">Gérer les échanges avec le système </w:t>
              </w:r>
            </w:ins>
            <w:ins w:id="371" w:author="GUIZARD Maurice" w:date="2014-09-13T09:03:00Z">
              <w:r>
                <w:rPr>
                  <w:sz w:val="22"/>
                </w:rPr>
                <w:t>TETRA Bord,</w:t>
              </w:r>
            </w:ins>
            <w:ins w:id="372" w:author="GUIZARD Maurice" w:date="2014-09-13T09:02:00Z">
              <w:r w:rsidRPr="000755C2">
                <w:rPr>
                  <w:sz w:val="22"/>
                </w:rPr>
                <w:t xml:space="preserve"> </w:t>
              </w:r>
            </w:ins>
            <w:ins w:id="373" w:author="GUIZARD Maurice" w:date="2014-09-13T09:08:00Z">
              <w:r>
                <w:rPr>
                  <w:sz w:val="22"/>
                </w:rPr>
                <w:t>l’</w:t>
              </w:r>
            </w:ins>
            <w:ins w:id="374" w:author="GUIZARD Maurice" w:date="2014-09-13T09:09:00Z">
              <w:r w:rsidR="00E45E07">
                <w:rPr>
                  <w:sz w:val="22"/>
                </w:rPr>
                <w:t>estimation de l’</w:t>
              </w:r>
            </w:ins>
            <w:ins w:id="375" w:author="GUIZARD Maurice" w:date="2014-09-13T09:08:00Z">
              <w:r>
                <w:rPr>
                  <w:sz w:val="22"/>
                </w:rPr>
                <w:t xml:space="preserve">effort </w:t>
              </w:r>
            </w:ins>
            <w:ins w:id="376" w:author="GUIZARD Maurice" w:date="2014-09-13T09:14:00Z">
              <w:r w:rsidR="00E45E07">
                <w:rPr>
                  <w:sz w:val="22"/>
                </w:rPr>
                <w:t>nécessaire</w:t>
              </w:r>
            </w:ins>
            <w:ins w:id="377" w:author="GUIZARD Maurice" w:date="2014-09-13T09:08:00Z">
              <w:r>
                <w:rPr>
                  <w:sz w:val="22"/>
                </w:rPr>
                <w:t xml:space="preserve"> pour cette interface est basé</w:t>
              </w:r>
            </w:ins>
            <w:ins w:id="378" w:author="DECOOPMAN Alexandre" w:date="2014-09-16T11:57:00Z">
              <w:r w:rsidR="00B144BE">
                <w:rPr>
                  <w:sz w:val="22"/>
                </w:rPr>
                <w:t>e</w:t>
              </w:r>
            </w:ins>
            <w:ins w:id="379" w:author="GUIZARD Maurice" w:date="2014-09-13T09:08:00Z">
              <w:r>
                <w:rPr>
                  <w:sz w:val="22"/>
                </w:rPr>
                <w:t xml:space="preserve"> sur </w:t>
              </w:r>
              <w:r w:rsidR="00E45E07">
                <w:rPr>
                  <w:sz w:val="22"/>
                </w:rPr>
                <w:t>le document</w:t>
              </w:r>
            </w:ins>
            <w:ins w:id="380" w:author="GUIZARD Maurice" w:date="2014-09-13T09:12:00Z">
              <w:r w:rsidR="00E45E07">
                <w:rPr>
                  <w:rStyle w:val="Appelnotedebasdep"/>
                  <w:sz w:val="22"/>
                </w:rPr>
                <w:footnoteReference w:id="4"/>
              </w:r>
            </w:ins>
            <w:ins w:id="383" w:author="GUIZARD Maurice" w:date="2014-09-13T09:09:00Z">
              <w:r w:rsidR="00E45E07">
                <w:rPr>
                  <w:sz w:val="22"/>
                </w:rPr>
                <w:t xml:space="preserve"> </w:t>
              </w:r>
            </w:ins>
            <w:ins w:id="384" w:author="GUIZARD Maurice" w:date="2014-09-13T09:11:00Z">
              <w:r w:rsidR="00E45E07">
                <w:rPr>
                  <w:sz w:val="22"/>
                </w:rPr>
                <w:t>« </w:t>
              </w:r>
            </w:ins>
            <w:ins w:id="385" w:author="GUIZARD Maurice" w:date="2014-09-13T09:10:00Z">
              <w:r w:rsidR="00E45E07" w:rsidRPr="00E45E07">
                <w:rPr>
                  <w:sz w:val="22"/>
                </w:rPr>
                <w:fldChar w:fldCharType="begin"/>
              </w:r>
              <w:r w:rsidR="00E45E07" w:rsidRPr="00E45E07">
                <w:rPr>
                  <w:sz w:val="22"/>
                </w:rPr>
                <w:instrText xml:space="preserve"> DOCPROPERTY  +Type_Doc  \* MERGEFORMAT </w:instrText>
              </w:r>
              <w:r w:rsidR="00E45E07" w:rsidRPr="00E45E07">
                <w:rPr>
                  <w:sz w:val="22"/>
                </w:rPr>
                <w:fldChar w:fldCharType="separate"/>
              </w:r>
              <w:r w:rsidR="00E45E07" w:rsidRPr="00E45E07">
                <w:rPr>
                  <w:sz w:val="22"/>
                </w:rPr>
                <w:t>Spécifications Interface Bord TETRA</w:t>
              </w:r>
              <w:r w:rsidR="00E45E07" w:rsidRPr="00E45E07">
                <w:rPr>
                  <w:sz w:val="22"/>
                </w:rPr>
                <w:fldChar w:fldCharType="end"/>
              </w:r>
            </w:ins>
            <w:ins w:id="386" w:author="GUIZARD Maurice" w:date="2014-09-13T09:11:00Z">
              <w:r w:rsidR="00E45E07">
                <w:rPr>
                  <w:sz w:val="22"/>
                </w:rPr>
                <w:t> »</w:t>
              </w:r>
            </w:ins>
            <w:ins w:id="387" w:author="GUIZARD Maurice" w:date="2014-09-13T09:10:00Z">
              <w:r w:rsidR="00E45E07" w:rsidRPr="00E45E07">
                <w:rPr>
                  <w:sz w:val="22"/>
                </w:rPr>
                <w:t xml:space="preserve"> Référence :</w:t>
              </w:r>
            </w:ins>
            <w:ins w:id="388" w:author="DECOOPMAN Alexandre" w:date="2014-09-16T11:57:00Z">
              <w:r w:rsidR="00B144BE">
                <w:rPr>
                  <w:sz w:val="22"/>
                </w:rPr>
                <w:t xml:space="preserve"> </w:t>
              </w:r>
            </w:ins>
            <w:ins w:id="389" w:author="GUIZARD Maurice" w:date="2014-09-13T09:10:00Z">
              <w:r w:rsidR="00E45E07" w:rsidRPr="00E45E07">
                <w:rPr>
                  <w:sz w:val="22"/>
                </w:rPr>
                <w:fldChar w:fldCharType="begin"/>
              </w:r>
              <w:r w:rsidR="00E45E07" w:rsidRPr="00E45E07">
                <w:rPr>
                  <w:sz w:val="22"/>
                </w:rPr>
                <w:instrText xml:space="preserve"> DOCPROPERTY  +Reference_Projet  \* MERGEFORMAT </w:instrText>
              </w:r>
              <w:r w:rsidR="00E45E07" w:rsidRPr="00E45E07">
                <w:rPr>
                  <w:sz w:val="22"/>
                </w:rPr>
                <w:fldChar w:fldCharType="separate"/>
              </w:r>
              <w:r w:rsidR="00E45E07" w:rsidRPr="00E45E07">
                <w:rPr>
                  <w:sz w:val="22"/>
                </w:rPr>
                <w:t>25972_t_010</w:t>
              </w:r>
              <w:r w:rsidR="00E45E07" w:rsidRPr="00E45E07">
                <w:rPr>
                  <w:sz w:val="22"/>
                </w:rPr>
                <w:fldChar w:fldCharType="end"/>
              </w:r>
            </w:ins>
            <w:ins w:id="390" w:author="GUIZARD Maurice" w:date="2014-09-13T09:08:00Z">
              <w:r w:rsidR="00E45E07">
                <w:rPr>
                  <w:sz w:val="22"/>
                </w:rPr>
                <w:t xml:space="preserve"> </w:t>
              </w:r>
            </w:ins>
            <w:ins w:id="391" w:author="GUIZARD Maurice" w:date="2014-09-13T09:10:00Z">
              <w:r w:rsidR="00E45E07">
                <w:rPr>
                  <w:sz w:val="22"/>
                </w:rPr>
                <w:t xml:space="preserve">des Tramway </w:t>
              </w:r>
            </w:ins>
            <w:ins w:id="392" w:author="GUIZARD Maurice" w:date="2014-09-13T09:12:00Z">
              <w:r w:rsidR="00E45E07">
                <w:rPr>
                  <w:sz w:val="22"/>
                </w:rPr>
                <w:t>parisiens</w:t>
              </w:r>
            </w:ins>
            <w:ins w:id="393" w:author="GUIZARD Maurice" w:date="2014-09-13T09:10:00Z">
              <w:r w:rsidR="00E45E07">
                <w:rPr>
                  <w:sz w:val="22"/>
                </w:rPr>
                <w:t>.</w:t>
              </w:r>
            </w:ins>
            <w:ins w:id="394" w:author="GUIZARD Maurice" w:date="2014-09-13T09:11:00Z">
              <w:r w:rsidR="00E45E07">
                <w:rPr>
                  <w:sz w:val="22"/>
                </w:rPr>
                <w:t xml:space="preserve"> Cette </w:t>
              </w:r>
            </w:ins>
            <w:ins w:id="395" w:author="GUIZARD Maurice" w:date="2014-09-13T09:02:00Z">
              <w:r>
                <w:rPr>
                  <w:sz w:val="22"/>
                </w:rPr>
                <w:t xml:space="preserve">fonction </w:t>
              </w:r>
            </w:ins>
            <w:ins w:id="396" w:author="GUIZARD Maurice" w:date="2014-09-13T09:13:00Z">
              <w:r w:rsidR="00E45E07">
                <w:rPr>
                  <w:sz w:val="22"/>
                </w:rPr>
                <w:t xml:space="preserve">est </w:t>
              </w:r>
            </w:ins>
            <w:ins w:id="397" w:author="GUIZARD Maurice" w:date="2014-09-13T09:02:00Z">
              <w:r>
                <w:rPr>
                  <w:sz w:val="22"/>
                </w:rPr>
                <w:t>présente sur MI09</w:t>
              </w:r>
            </w:ins>
            <w:ins w:id="398" w:author="GUIZARD Maurice" w:date="2014-09-13T09:03:00Z">
              <w:r>
                <w:rPr>
                  <w:sz w:val="22"/>
                </w:rPr>
                <w:t xml:space="preserve"> et MI2N</w:t>
              </w:r>
            </w:ins>
            <w:ins w:id="399" w:author="GUIZARD Maurice" w:date="2014-09-13T09:02:00Z">
              <w:r>
                <w:rPr>
                  <w:sz w:val="22"/>
                </w:rPr>
                <w:t>.</w:t>
              </w:r>
            </w:ins>
          </w:p>
        </w:tc>
        <w:tc>
          <w:tcPr>
            <w:tcW w:w="885" w:type="dxa"/>
          </w:tcPr>
          <w:p w:rsidR="00C25484" w:rsidRPr="000755C2" w:rsidRDefault="00C25484" w:rsidP="000755C2">
            <w:pPr>
              <w:pStyle w:val="Textestandard"/>
              <w:rPr>
                <w:ins w:id="400" w:author="GUIZARD Maurice" w:date="2014-09-09T17:21:00Z"/>
                <w:sz w:val="22"/>
              </w:rPr>
            </w:pPr>
          </w:p>
        </w:tc>
      </w:tr>
    </w:tbl>
    <w:p w:rsidR="00CF151A" w:rsidRPr="00995C25" w:rsidRDefault="00E1331F" w:rsidP="001A72EC">
      <w:pPr>
        <w:pStyle w:val="Titredetableau"/>
        <w:rPr>
          <w:lang w:val="fr-FR"/>
        </w:rPr>
      </w:pPr>
      <w:bookmarkStart w:id="401" w:name="_Toc398632688"/>
      <w:proofErr w:type="spellStart"/>
      <w:r w:rsidRPr="00C57BA7">
        <w:t>Gestion</w:t>
      </w:r>
      <w:proofErr w:type="spellEnd"/>
      <w:r w:rsidRPr="00C57BA7">
        <w:t xml:space="preserve"> des services</w:t>
      </w:r>
      <w:bookmarkEnd w:id="401"/>
    </w:p>
    <w:p w:rsidR="002553C5" w:rsidRPr="00A87D93" w:rsidRDefault="002553C5" w:rsidP="000755C2">
      <w:pPr>
        <w:pStyle w:val="Textestandard"/>
      </w:pPr>
    </w:p>
    <w:p w:rsidR="00764BD7" w:rsidRDefault="00B00104" w:rsidP="000039A0">
      <w:pPr>
        <w:pStyle w:val="Titre2"/>
        <w:rPr>
          <w:ins w:id="402" w:author="GUIZARD Maurice" w:date="2014-09-02T20:15:00Z"/>
        </w:rPr>
      </w:pPr>
      <w:ins w:id="403" w:author="DECOOPMAN Alexandre" w:date="2014-09-16T11:48:00Z">
        <w:r>
          <w:t xml:space="preserve"> </w:t>
        </w:r>
      </w:ins>
      <w:bookmarkStart w:id="404" w:name="_Toc398632653"/>
      <w:ins w:id="405" w:author="GUIZARD Maurice" w:date="2014-09-02T20:16:00Z">
        <w:r w:rsidR="00764BD7">
          <w:t>Extinction du CAB SIGNAL</w:t>
        </w:r>
      </w:ins>
      <w:bookmarkEnd w:id="404"/>
    </w:p>
    <w:p w:rsidR="00764BD7" w:rsidRPr="00764BD7" w:rsidRDefault="00764BD7" w:rsidP="00764BD7">
      <w:pPr>
        <w:rPr>
          <w:ins w:id="406" w:author="GUIZARD Maurice" w:date="2014-09-02T20:15:00Z"/>
          <w:rFonts w:ascii="Calibri" w:hAnsi="Calibri"/>
          <w:sz w:val="22"/>
          <w:szCs w:val="22"/>
        </w:rPr>
      </w:pPr>
      <w:ins w:id="407" w:author="GUIZARD Maurice" w:date="2014-09-02T20:15:00Z">
        <w:r w:rsidRPr="00764BD7">
          <w:rPr>
            <w:rFonts w:ascii="Calibri" w:hAnsi="Calibri"/>
            <w:sz w:val="22"/>
            <w:szCs w:val="22"/>
          </w:rPr>
          <w:t>L’extinction de l’afficheur en cabine lorsque le mode de conduite est PA, n’a pas besoin d’être traitée en sécurité. Par conséquent la solution envisagée est une modification du logiciel non sécuritaire du TIR-PAC qui assure la commande de l’affichage en cabine (CAB SIGNAL) à partir des informations du TIR-CO-VT</w:t>
        </w:r>
      </w:ins>
      <w:ins w:id="408" w:author="DECOOPMAN Alexandre" w:date="2014-09-16T11:57:00Z">
        <w:r w:rsidR="00B144BE">
          <w:rPr>
            <w:rFonts w:ascii="Calibri" w:hAnsi="Calibri"/>
            <w:sz w:val="22"/>
            <w:szCs w:val="22"/>
          </w:rPr>
          <w:t>.</w:t>
        </w:r>
      </w:ins>
    </w:p>
    <w:p w:rsidR="00764BD7" w:rsidRPr="00764BD7" w:rsidRDefault="00764BD7" w:rsidP="00764BD7">
      <w:pPr>
        <w:pStyle w:val="Textestandard"/>
        <w:rPr>
          <w:ins w:id="409" w:author="GUIZARD Maurice" w:date="2014-09-02T20:15:00Z"/>
        </w:rPr>
      </w:pPr>
    </w:p>
    <w:p w:rsidR="00F63AC0" w:rsidRDefault="00945801" w:rsidP="00AA41A1">
      <w:r>
        <w:br w:type="page"/>
      </w:r>
    </w:p>
    <w:p w:rsidR="0076523B" w:rsidRDefault="0076523B" w:rsidP="00AA41A1">
      <w:pPr>
        <w:sectPr w:rsidR="0076523B" w:rsidSect="0076523B">
          <w:headerReference w:type="even" r:id="rId19"/>
          <w:headerReference w:type="default" r:id="rId20"/>
          <w:footerReference w:type="default" r:id="rId21"/>
          <w:pgSz w:w="11906" w:h="16838" w:code="9"/>
          <w:pgMar w:top="2268" w:right="851" w:bottom="1134" w:left="993" w:header="567" w:footer="0" w:gutter="0"/>
          <w:cols w:space="708"/>
          <w:docGrid w:linePitch="360"/>
        </w:sectPr>
      </w:pPr>
    </w:p>
    <w:p w:rsidR="00CB2819" w:rsidRDefault="00AA41A1" w:rsidP="00AD3A6D">
      <w:pPr>
        <w:pStyle w:val="Titre1"/>
      </w:pPr>
      <w:bookmarkStart w:id="410" w:name="_Toc398632654"/>
      <w:r>
        <w:t>Liens entre les fonctions</w:t>
      </w:r>
      <w:bookmarkEnd w:id="410"/>
    </w:p>
    <w:p w:rsidR="00BD618D" w:rsidRPr="00BD618D" w:rsidRDefault="00AA41A1" w:rsidP="000755C2">
      <w:pPr>
        <w:pStyle w:val="Textestandard"/>
        <w:rPr>
          <w:shd w:val="clear" w:color="auto" w:fill="FDE9D9" w:themeFill="accent6" w:themeFillTint="33"/>
        </w:rPr>
      </w:pPr>
      <w:r>
        <w:t xml:space="preserve">Les fonctions </w:t>
      </w:r>
      <w:r w:rsidRPr="00AA41A1">
        <w:rPr>
          <w:shd w:val="clear" w:color="auto" w:fill="DAEEF3" w:themeFill="accent5" w:themeFillTint="33"/>
        </w:rPr>
        <w:t>en bleu</w:t>
      </w:r>
      <w:r>
        <w:t xml:space="preserve"> produisent pour les fonctions </w:t>
      </w:r>
      <w:r w:rsidRPr="00AA41A1">
        <w:rPr>
          <w:shd w:val="clear" w:color="auto" w:fill="FDE9D9" w:themeFill="accent6" w:themeFillTint="33"/>
        </w:rPr>
        <w:t>en orange</w:t>
      </w:r>
      <w:r w:rsidR="00BD618D">
        <w:rPr>
          <w:shd w:val="clear" w:color="auto" w:fill="FDE9D9" w:themeFill="accent6" w:themeFillTint="33"/>
        </w:rPr>
        <w:t xml:space="preserve"> </w:t>
      </w:r>
      <w:r w:rsidR="00BD618D" w:rsidRPr="00BD618D">
        <w:t xml:space="preserve">quand un </w:t>
      </w:r>
      <w:r w:rsidR="00BD618D" w:rsidRPr="009E4841">
        <w:rPr>
          <w:b/>
        </w:rPr>
        <w:t>X</w:t>
      </w:r>
      <w:r w:rsidR="00BD618D" w:rsidRPr="00BD618D">
        <w:t xml:space="preserve"> est </w:t>
      </w:r>
      <w:proofErr w:type="gramStart"/>
      <w:r w:rsidR="00BD618D" w:rsidRPr="00BD618D">
        <w:t>présent</w:t>
      </w:r>
      <w:proofErr w:type="gramEnd"/>
      <w:r w:rsidR="00BD618D" w:rsidRPr="00BD618D">
        <w:t>.</w:t>
      </w:r>
      <w:r w:rsidR="0046674A">
        <w:t xml:space="preserve"> Cette étude sera affinée pendant la phase de conception.</w:t>
      </w:r>
    </w:p>
    <w:tbl>
      <w:tblPr>
        <w:tblW w:w="14812" w:type="dxa"/>
        <w:jc w:val="center"/>
        <w:tblCellMar>
          <w:left w:w="70" w:type="dxa"/>
          <w:right w:w="70" w:type="dxa"/>
        </w:tblCellMar>
        <w:tblLook w:val="04A0" w:firstRow="1" w:lastRow="0" w:firstColumn="1" w:lastColumn="0" w:noHBand="0" w:noVBand="1"/>
      </w:tblPr>
      <w:tblGrid>
        <w:gridCol w:w="550"/>
        <w:gridCol w:w="432"/>
        <w:gridCol w:w="432"/>
        <w:gridCol w:w="431"/>
        <w:gridCol w:w="431"/>
        <w:gridCol w:w="431"/>
        <w:gridCol w:w="431"/>
        <w:gridCol w:w="431"/>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43"/>
      </w:tblGrid>
      <w:tr w:rsidR="00232BDC" w:rsidRPr="001F302A" w:rsidTr="00232BDC">
        <w:trPr>
          <w:trHeight w:val="225"/>
          <w:jc w:val="center"/>
        </w:trPr>
        <w:tc>
          <w:tcPr>
            <w:tcW w:w="55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32BDC" w:rsidRPr="001F302A" w:rsidRDefault="00232BDC" w:rsidP="001F302A">
            <w:pPr>
              <w:jc w:val="center"/>
              <w:rPr>
                <w:rFonts w:cs="Calibri"/>
                <w:color w:val="000000"/>
                <w:sz w:val="16"/>
              </w:rPr>
            </w:pPr>
            <w:r w:rsidRPr="001F302A">
              <w:rPr>
                <w:rFonts w:cs="Calibri"/>
                <w:color w:val="000000"/>
                <w:sz w:val="16"/>
              </w:rPr>
              <w:t> </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F1.1</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F1.2</w:t>
            </w:r>
          </w:p>
        </w:tc>
        <w:tc>
          <w:tcPr>
            <w:tcW w:w="431"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F1.3</w:t>
            </w:r>
          </w:p>
        </w:tc>
        <w:tc>
          <w:tcPr>
            <w:tcW w:w="431"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F1.4</w:t>
            </w:r>
          </w:p>
        </w:tc>
        <w:tc>
          <w:tcPr>
            <w:tcW w:w="431"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F1.5</w:t>
            </w:r>
          </w:p>
        </w:tc>
        <w:tc>
          <w:tcPr>
            <w:tcW w:w="431"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F1.6</w:t>
            </w:r>
          </w:p>
        </w:tc>
        <w:tc>
          <w:tcPr>
            <w:tcW w:w="431"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F1.7</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F2.1</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F2.2</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F2.3</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F2.4</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F2.5</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F2.6</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F2.7</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F2.8</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F3.1</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F3.2</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F3.3</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F3.4</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F3.5</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F3.6</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F3.1</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F3.2</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F3.3</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F3.4</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F3.5</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F3.6</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F4.1</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F4.2</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F4.3</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F4.4</w:t>
            </w:r>
          </w:p>
        </w:tc>
        <w:tc>
          <w:tcPr>
            <w:tcW w:w="432" w:type="dxa"/>
            <w:tcBorders>
              <w:top w:val="single" w:sz="8" w:space="0" w:color="auto"/>
              <w:left w:val="nil"/>
              <w:bottom w:val="single" w:sz="8" w:space="0" w:color="auto"/>
              <w:right w:val="single" w:sz="8" w:space="0" w:color="auto"/>
            </w:tcBorders>
            <w:shd w:val="clear" w:color="000000" w:fill="FDE9D9"/>
            <w:vAlign w:val="center"/>
            <w:hideMark/>
          </w:tcPr>
          <w:p w:rsidR="00232BDC" w:rsidRPr="001F302A" w:rsidRDefault="00232BDC" w:rsidP="001F302A">
            <w:pPr>
              <w:jc w:val="center"/>
              <w:rPr>
                <w:rFonts w:cs="Calibri"/>
                <w:color w:val="000000"/>
                <w:sz w:val="16"/>
              </w:rPr>
            </w:pPr>
            <w:r w:rsidRPr="001F302A">
              <w:rPr>
                <w:rFonts w:cs="Calibri"/>
                <w:color w:val="000000"/>
                <w:sz w:val="16"/>
              </w:rPr>
              <w:t>F4.5</w:t>
            </w:r>
          </w:p>
        </w:tc>
        <w:tc>
          <w:tcPr>
            <w:tcW w:w="443" w:type="dxa"/>
            <w:tcBorders>
              <w:top w:val="single" w:sz="8" w:space="0" w:color="auto"/>
              <w:left w:val="nil"/>
              <w:bottom w:val="single" w:sz="8" w:space="0" w:color="auto"/>
              <w:right w:val="single" w:sz="8" w:space="0" w:color="auto"/>
            </w:tcBorders>
            <w:shd w:val="clear" w:color="000000" w:fill="FDE9D9"/>
          </w:tcPr>
          <w:p w:rsidR="00232BDC" w:rsidRPr="001F302A" w:rsidRDefault="00232BDC" w:rsidP="001F302A">
            <w:pPr>
              <w:jc w:val="center"/>
              <w:rPr>
                <w:rFonts w:cs="Calibri"/>
                <w:color w:val="000000"/>
                <w:sz w:val="16"/>
              </w:rPr>
            </w:pPr>
            <w:ins w:id="411" w:author="GUIZARD Maurice" w:date="2014-09-13T09:16:00Z">
              <w:r>
                <w:rPr>
                  <w:rFonts w:cs="Calibri"/>
                  <w:color w:val="000000"/>
                  <w:sz w:val="16"/>
                </w:rPr>
                <w:t>4.6</w:t>
              </w:r>
            </w:ins>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F1.1</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b/>
                <w:bCs/>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b/>
                <w:bCs/>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b/>
                <w:bCs/>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b/>
                <w:bCs/>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b/>
                <w:bCs/>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b/>
                <w:bCs/>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b/>
                <w:bCs/>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b/>
                <w:bCs/>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ins w:id="412" w:author="GUIZARD Maurice" w:date="2014-09-13T09:18:00Z">
              <w:r w:rsidRPr="00232BDC">
                <w:rPr>
                  <w:rFonts w:ascii="Corbel" w:hAnsi="Corbel" w:cs="Calibri"/>
                  <w:b/>
                  <w:color w:val="000000"/>
                  <w:sz w:val="20"/>
                  <w:szCs w:val="20"/>
                </w:rPr>
                <w:t>X</w:t>
              </w:r>
            </w:ins>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F1.2</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F1.3</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F1.4</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F1.5</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F1.6</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F1.7</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F2.1</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F2.2</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F2.3</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bCs/>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F2.4</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F2.5</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F2.6</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F2.7</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F2.8</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bCs/>
                <w:color w:val="000000"/>
                <w:sz w:val="20"/>
                <w:szCs w:val="20"/>
              </w:rPr>
            </w:pPr>
            <w:ins w:id="413" w:author="GUIZARD Maurice" w:date="2014-09-13T09:16:00Z">
              <w:r w:rsidRPr="00232BDC">
                <w:rPr>
                  <w:rFonts w:ascii="Corbel" w:hAnsi="Corbel" w:cs="Calibri"/>
                  <w:b/>
                  <w:bCs/>
                  <w:color w:val="000000"/>
                  <w:sz w:val="20"/>
                  <w:szCs w:val="20"/>
                </w:rPr>
                <w:t>X</w:t>
              </w:r>
            </w:ins>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F3.1</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F3.2</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F3.3</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F3.4</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F3.5</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F3.6</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bCs/>
                <w:color w:val="000000"/>
                <w:sz w:val="20"/>
                <w:szCs w:val="20"/>
              </w:rPr>
            </w:pPr>
            <w:ins w:id="414" w:author="GUIZARD Maurice" w:date="2014-09-13T09:17:00Z">
              <w:r w:rsidRPr="00232BDC">
                <w:rPr>
                  <w:rFonts w:ascii="Corbel" w:hAnsi="Corbel" w:cs="Calibri"/>
                  <w:b/>
                  <w:bCs/>
                  <w:color w:val="000000"/>
                  <w:sz w:val="20"/>
                  <w:szCs w:val="20"/>
                </w:rPr>
                <w:t>X</w:t>
              </w:r>
            </w:ins>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F4.1</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F4.2</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F4.3</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single" w:sz="8" w:space="0" w:color="auto"/>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F4.4</w:t>
            </w:r>
          </w:p>
        </w:tc>
        <w:tc>
          <w:tcPr>
            <w:tcW w:w="432" w:type="dxa"/>
            <w:tcBorders>
              <w:top w:val="nil"/>
              <w:left w:val="nil"/>
              <w:bottom w:val="single" w:sz="8" w:space="0" w:color="auto"/>
              <w:right w:val="single" w:sz="8" w:space="0" w:color="auto"/>
            </w:tcBorders>
            <w:shd w:val="clear" w:color="auto" w:fill="auto"/>
            <w:hideMark/>
          </w:tcPr>
          <w:p w:rsidR="00232BDC" w:rsidRDefault="00232BDC" w:rsidP="00E108BA">
            <w:pPr>
              <w:jc w:val="center"/>
            </w:pPr>
            <w:r w:rsidRPr="001F302A">
              <w:rPr>
                <w:rFonts w:ascii="Corbel" w:hAnsi="Corbel" w:cs="Calibri"/>
                <w:b/>
                <w:bCs/>
                <w:color w:val="000000"/>
                <w:sz w:val="20"/>
                <w:szCs w:val="20"/>
              </w:rPr>
              <w:t>X</w:t>
            </w: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rFonts w:ascii="Corbel" w:hAnsi="Corbel" w:cs="Calibri"/>
                <w:b/>
                <w:color w:val="000000"/>
                <w:sz w:val="20"/>
                <w:szCs w:val="20"/>
              </w:rPr>
            </w:pPr>
          </w:p>
        </w:tc>
      </w:tr>
      <w:tr w:rsidR="00232BDC" w:rsidRPr="001F302A" w:rsidTr="00232BDC">
        <w:trPr>
          <w:trHeight w:val="225"/>
          <w:jc w:val="center"/>
        </w:trPr>
        <w:tc>
          <w:tcPr>
            <w:tcW w:w="550" w:type="dxa"/>
            <w:tcBorders>
              <w:top w:val="nil"/>
              <w:left w:val="single" w:sz="8" w:space="0" w:color="auto"/>
              <w:bottom w:val="nil"/>
              <w:right w:val="single" w:sz="8" w:space="0" w:color="auto"/>
            </w:tcBorders>
            <w:shd w:val="clear" w:color="000000" w:fill="DAEEF3"/>
            <w:vAlign w:val="center"/>
            <w:hideMark/>
          </w:tcPr>
          <w:p w:rsidR="00232BDC" w:rsidRPr="001F302A" w:rsidRDefault="00232BDC" w:rsidP="001F302A">
            <w:pPr>
              <w:jc w:val="center"/>
              <w:rPr>
                <w:rFonts w:cs="Calibri"/>
                <w:color w:val="000000"/>
                <w:sz w:val="18"/>
                <w:szCs w:val="18"/>
              </w:rPr>
            </w:pPr>
            <w:r w:rsidRPr="001F302A">
              <w:rPr>
                <w:rFonts w:cs="Calibri"/>
                <w:color w:val="000000"/>
                <w:sz w:val="18"/>
                <w:szCs w:val="18"/>
              </w:rPr>
              <w:t>F4.5</w:t>
            </w: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1"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r w:rsidRPr="001F302A">
              <w:rPr>
                <w:rFonts w:ascii="Corbel" w:hAnsi="Corbel" w:cs="Calibri"/>
                <w:b/>
                <w:bCs/>
                <w:color w:val="000000"/>
                <w:sz w:val="20"/>
                <w:szCs w:val="20"/>
              </w:rPr>
              <w:t>X</w:t>
            </w:r>
          </w:p>
        </w:tc>
        <w:tc>
          <w:tcPr>
            <w:tcW w:w="432" w:type="dxa"/>
            <w:tcBorders>
              <w:top w:val="nil"/>
              <w:left w:val="nil"/>
              <w:bottom w:val="nil"/>
              <w:right w:val="single" w:sz="8" w:space="0" w:color="auto"/>
            </w:tcBorders>
            <w:shd w:val="clear" w:color="auto" w:fill="auto"/>
            <w:vAlign w:val="center"/>
            <w:hideMark/>
          </w:tcPr>
          <w:p w:rsidR="00232BDC" w:rsidRPr="001F302A" w:rsidRDefault="00232BDC" w:rsidP="00E108BA">
            <w:pPr>
              <w:jc w:val="center"/>
              <w:rPr>
                <w:rFonts w:ascii="Corbel" w:hAnsi="Corbel" w:cs="Calibri"/>
                <w:color w:val="000000"/>
                <w:sz w:val="20"/>
                <w:szCs w:val="20"/>
              </w:rPr>
            </w:pPr>
          </w:p>
        </w:tc>
        <w:tc>
          <w:tcPr>
            <w:tcW w:w="443" w:type="dxa"/>
            <w:tcBorders>
              <w:top w:val="nil"/>
              <w:left w:val="nil"/>
              <w:bottom w:val="nil"/>
              <w:right w:val="single" w:sz="8" w:space="0" w:color="auto"/>
            </w:tcBorders>
          </w:tcPr>
          <w:p w:rsidR="00232BDC" w:rsidRPr="00232BDC" w:rsidRDefault="00232BDC" w:rsidP="00E108BA">
            <w:pPr>
              <w:jc w:val="center"/>
              <w:rPr>
                <w:rFonts w:ascii="Corbel" w:hAnsi="Corbel" w:cs="Calibri"/>
                <w:b/>
                <w:color w:val="000000"/>
                <w:sz w:val="20"/>
                <w:szCs w:val="20"/>
              </w:rPr>
            </w:pPr>
            <w:ins w:id="415" w:author="GUIZARD Maurice" w:date="2014-09-13T09:18:00Z">
              <w:r w:rsidRPr="00232BDC">
                <w:rPr>
                  <w:rFonts w:ascii="Corbel" w:hAnsi="Corbel" w:cs="Calibri"/>
                  <w:b/>
                  <w:color w:val="000000"/>
                  <w:sz w:val="20"/>
                  <w:szCs w:val="20"/>
                </w:rPr>
                <w:t>X</w:t>
              </w:r>
            </w:ins>
          </w:p>
        </w:tc>
      </w:tr>
      <w:tr w:rsidR="00232BDC" w:rsidRPr="001F302A" w:rsidTr="00232BDC">
        <w:trPr>
          <w:trHeight w:val="225"/>
          <w:jc w:val="center"/>
          <w:ins w:id="416" w:author="GUIZARD Maurice" w:date="2014-09-13T09:15:00Z"/>
        </w:trPr>
        <w:tc>
          <w:tcPr>
            <w:tcW w:w="550" w:type="dxa"/>
            <w:tcBorders>
              <w:top w:val="nil"/>
              <w:left w:val="single" w:sz="8" w:space="0" w:color="auto"/>
              <w:bottom w:val="single" w:sz="8" w:space="0" w:color="auto"/>
              <w:right w:val="single" w:sz="8" w:space="0" w:color="auto"/>
            </w:tcBorders>
            <w:shd w:val="clear" w:color="000000" w:fill="DAEEF3"/>
            <w:vAlign w:val="center"/>
          </w:tcPr>
          <w:p w:rsidR="00232BDC" w:rsidRPr="001F302A" w:rsidRDefault="00232BDC" w:rsidP="001F302A">
            <w:pPr>
              <w:jc w:val="center"/>
              <w:rPr>
                <w:ins w:id="417" w:author="GUIZARD Maurice" w:date="2014-09-13T09:15:00Z"/>
                <w:rFonts w:cs="Calibri"/>
                <w:color w:val="000000"/>
                <w:sz w:val="18"/>
                <w:szCs w:val="18"/>
              </w:rPr>
            </w:pPr>
            <w:ins w:id="418" w:author="GUIZARD Maurice" w:date="2014-09-13T09:15:00Z">
              <w:r>
                <w:rPr>
                  <w:rFonts w:cs="Calibri"/>
                  <w:color w:val="000000"/>
                  <w:sz w:val="18"/>
                  <w:szCs w:val="18"/>
                </w:rPr>
                <w:t>F4.6</w:t>
              </w:r>
            </w:ins>
          </w:p>
        </w:tc>
        <w:tc>
          <w:tcPr>
            <w:tcW w:w="432" w:type="dxa"/>
            <w:tcBorders>
              <w:top w:val="nil"/>
              <w:left w:val="nil"/>
              <w:bottom w:val="single" w:sz="8" w:space="0" w:color="auto"/>
              <w:right w:val="single" w:sz="8" w:space="0" w:color="auto"/>
            </w:tcBorders>
            <w:shd w:val="clear" w:color="auto" w:fill="auto"/>
            <w:vAlign w:val="center"/>
          </w:tcPr>
          <w:p w:rsidR="00232BDC" w:rsidRPr="00E108BA" w:rsidRDefault="00E108BA" w:rsidP="00E108BA">
            <w:pPr>
              <w:jc w:val="center"/>
              <w:rPr>
                <w:ins w:id="419" w:author="GUIZARD Maurice" w:date="2014-09-13T09:15:00Z"/>
                <w:rFonts w:ascii="Corbel" w:hAnsi="Corbel" w:cs="Calibri"/>
                <w:b/>
                <w:color w:val="000000"/>
                <w:sz w:val="20"/>
                <w:szCs w:val="20"/>
              </w:rPr>
            </w:pPr>
            <w:ins w:id="420" w:author="GUIZARD Maurice" w:date="2014-09-13T09:18:00Z">
              <w:r w:rsidRPr="00E108BA">
                <w:rPr>
                  <w:rFonts w:ascii="Corbel" w:hAnsi="Corbel" w:cs="Calibri"/>
                  <w:b/>
                  <w:color w:val="000000"/>
                  <w:sz w:val="20"/>
                  <w:szCs w:val="20"/>
                </w:rPr>
                <w:t>X</w:t>
              </w:r>
            </w:ins>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1" w:author="GUIZARD Maurice" w:date="2014-09-13T09:15:00Z"/>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2" w:author="GUIZARD Maurice" w:date="2014-09-13T09:15:00Z"/>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3" w:author="GUIZARD Maurice" w:date="2014-09-13T09:15:00Z"/>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4" w:author="GUIZARD Maurice" w:date="2014-09-13T09:15:00Z"/>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5" w:author="GUIZARD Maurice" w:date="2014-09-13T09:15:00Z"/>
                <w:rFonts w:ascii="Corbel" w:hAnsi="Corbel" w:cs="Calibri"/>
                <w:color w:val="000000"/>
                <w:sz w:val="20"/>
                <w:szCs w:val="20"/>
              </w:rPr>
            </w:pPr>
          </w:p>
        </w:tc>
        <w:tc>
          <w:tcPr>
            <w:tcW w:w="431"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6"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7"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8"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29"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0"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1"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2"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3"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4"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5"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6"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7"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8"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39"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0"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1"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2"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3"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4"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5"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6"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7"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8" w:author="GUIZARD Maurice" w:date="2014-09-13T09:15:00Z"/>
                <w:rFonts w:ascii="Corbel" w:hAnsi="Corbel" w:cs="Calibri"/>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49" w:author="GUIZARD Maurice" w:date="2014-09-13T09:15:00Z"/>
                <w:rFonts w:ascii="Corbel" w:hAnsi="Corbel" w:cs="Calibri"/>
                <w:b/>
                <w:bCs/>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50" w:author="GUIZARD Maurice" w:date="2014-09-13T09:15:00Z"/>
                <w:rFonts w:ascii="Corbel" w:hAnsi="Corbel" w:cs="Calibri"/>
                <w:b/>
                <w:bCs/>
                <w:color w:val="000000"/>
                <w:sz w:val="20"/>
                <w:szCs w:val="20"/>
              </w:rPr>
            </w:pPr>
          </w:p>
        </w:tc>
        <w:tc>
          <w:tcPr>
            <w:tcW w:w="432" w:type="dxa"/>
            <w:tcBorders>
              <w:top w:val="nil"/>
              <w:left w:val="nil"/>
              <w:bottom w:val="single" w:sz="8" w:space="0" w:color="auto"/>
              <w:right w:val="single" w:sz="8" w:space="0" w:color="auto"/>
            </w:tcBorders>
            <w:shd w:val="clear" w:color="auto" w:fill="auto"/>
            <w:vAlign w:val="center"/>
          </w:tcPr>
          <w:p w:rsidR="00232BDC" w:rsidRPr="001F302A" w:rsidRDefault="00232BDC" w:rsidP="00E108BA">
            <w:pPr>
              <w:jc w:val="center"/>
              <w:rPr>
                <w:ins w:id="451" w:author="GUIZARD Maurice" w:date="2014-09-13T09:15:00Z"/>
                <w:rFonts w:ascii="Corbel" w:hAnsi="Corbel" w:cs="Calibri"/>
                <w:color w:val="000000"/>
                <w:sz w:val="20"/>
                <w:szCs w:val="20"/>
              </w:rPr>
            </w:pPr>
          </w:p>
        </w:tc>
        <w:tc>
          <w:tcPr>
            <w:tcW w:w="443" w:type="dxa"/>
            <w:tcBorders>
              <w:top w:val="nil"/>
              <w:left w:val="nil"/>
              <w:bottom w:val="single" w:sz="8" w:space="0" w:color="auto"/>
              <w:right w:val="single" w:sz="8" w:space="0" w:color="auto"/>
            </w:tcBorders>
          </w:tcPr>
          <w:p w:rsidR="00232BDC" w:rsidRPr="00232BDC" w:rsidRDefault="00232BDC" w:rsidP="00E108BA">
            <w:pPr>
              <w:jc w:val="center"/>
              <w:rPr>
                <w:ins w:id="452" w:author="GUIZARD Maurice" w:date="2014-09-13T09:16:00Z"/>
                <w:rFonts w:ascii="Corbel" w:hAnsi="Corbel" w:cs="Calibri"/>
                <w:b/>
                <w:color w:val="000000"/>
                <w:sz w:val="20"/>
                <w:szCs w:val="20"/>
              </w:rPr>
            </w:pPr>
          </w:p>
        </w:tc>
      </w:tr>
    </w:tbl>
    <w:p w:rsidR="001F302A" w:rsidRPr="00945801" w:rsidRDefault="001F302A" w:rsidP="0076523B">
      <w:pPr>
        <w:ind w:left="-426"/>
        <w:sectPr w:rsidR="001F302A" w:rsidRPr="00945801" w:rsidSect="0052415C">
          <w:headerReference w:type="even" r:id="rId22"/>
          <w:footerReference w:type="default" r:id="rId23"/>
          <w:pgSz w:w="16838" w:h="11906" w:orient="landscape" w:code="9"/>
          <w:pgMar w:top="2268" w:right="851" w:bottom="1134" w:left="1418" w:header="567" w:footer="0" w:gutter="0"/>
          <w:cols w:space="708"/>
          <w:docGrid w:linePitch="360"/>
        </w:sectPr>
      </w:pPr>
    </w:p>
    <w:p w:rsidR="00D07AA8" w:rsidRDefault="00D07AA8" w:rsidP="00AD3A6D">
      <w:pPr>
        <w:pStyle w:val="Titre1"/>
      </w:pPr>
      <w:bookmarkStart w:id="453" w:name="_Toc398632655"/>
      <w:r>
        <w:t>Interfaces externes</w:t>
      </w:r>
      <w:bookmarkEnd w:id="453"/>
    </w:p>
    <w:p w:rsidR="00C54797" w:rsidRDefault="00C54797" w:rsidP="000755C2">
      <w:pPr>
        <w:pStyle w:val="Textestandard"/>
        <w:rPr>
          <w:ins w:id="454" w:author="GUIZARD Maurice" w:date="2014-09-09T17:44:00Z"/>
        </w:rPr>
      </w:pPr>
      <w:r>
        <w:t xml:space="preserve">Ce chapitre présente la description générale des interfaces externe au panier PA. </w:t>
      </w:r>
    </w:p>
    <w:p w:rsidR="001717E4" w:rsidRPr="00C54797" w:rsidRDefault="001717E4" w:rsidP="000755C2">
      <w:pPr>
        <w:pStyle w:val="Textestandard"/>
      </w:pPr>
    </w:p>
    <w:p w:rsidR="00270163" w:rsidDel="00B144BE" w:rsidRDefault="00EF07FD" w:rsidP="000755C2">
      <w:pPr>
        <w:pStyle w:val="Textestandard"/>
        <w:rPr>
          <w:del w:id="455" w:author="DECOOPMAN Alexandre" w:date="2014-09-16T11:59:00Z"/>
        </w:rPr>
      </w:pPr>
      <w:del w:id="456" w:author="GUIZARD Maurice" w:date="2014-09-09T17:44:00Z">
        <w:r w:rsidDel="001717E4">
          <w:rPr>
            <w:noProof/>
          </w:rPr>
          <mc:AlternateContent>
            <mc:Choice Requires="wpg">
              <w:drawing>
                <wp:anchor distT="0" distB="0" distL="114300" distR="114300" simplePos="0" relativeHeight="2" behindDoc="0" locked="0" layoutInCell="1" allowOverlap="1" wp14:anchorId="31EE19F2" wp14:editId="16662558">
                  <wp:simplePos x="0" y="0"/>
                  <wp:positionH relativeFrom="column">
                    <wp:posOffset>0</wp:posOffset>
                  </wp:positionH>
                  <wp:positionV relativeFrom="paragraph">
                    <wp:posOffset>0</wp:posOffset>
                  </wp:positionV>
                  <wp:extent cx="5438775" cy="3586480"/>
                  <wp:effectExtent l="19050" t="19050" r="19050" b="13970"/>
                  <wp:wrapNone/>
                  <wp:docPr id="71"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3586480"/>
                            <a:chOff x="0" y="0"/>
                            <a:chExt cx="54389" cy="35867"/>
                          </a:xfrm>
                        </wpg:grpSpPr>
                        <wps:wsp>
                          <wps:cNvPr id="72" name="Rectangle 170"/>
                          <wps:cNvSpPr>
                            <a:spLocks noChangeArrowheads="1"/>
                          </wps:cNvSpPr>
                          <wps:spPr bwMode="auto">
                            <a:xfrm>
                              <a:off x="23402" y="14046"/>
                              <a:ext cx="9721" cy="11522"/>
                            </a:xfrm>
                            <a:prstGeom prst="rect">
                              <a:avLst/>
                            </a:prstGeom>
                            <a:gradFill rotWithShape="1">
                              <a:gsLst>
                                <a:gs pos="0">
                                  <a:srgbClr val="DAFDA7"/>
                                </a:gs>
                                <a:gs pos="35001">
                                  <a:srgbClr val="E4FDC2"/>
                                </a:gs>
                                <a:gs pos="100000">
                                  <a:srgbClr val="F5FFE6"/>
                                </a:gs>
                              </a:gsLst>
                              <a:lin ang="16200000" scaled="1"/>
                            </a:gradFill>
                            <a:ln w="9525">
                              <a:solidFill>
                                <a:srgbClr val="98B954"/>
                              </a:solidFill>
                              <a:miter lim="800000"/>
                              <a:headEnd/>
                              <a:tailEnd/>
                            </a:ln>
                            <a:effectLst>
                              <a:outerShdw dist="20000" dir="5400000" rotWithShape="0">
                                <a:srgbClr val="000000">
                                  <a:alpha val="37999"/>
                                </a:srgbClr>
                              </a:outerShdw>
                            </a:effectLst>
                          </wps:spPr>
                          <wps:txb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40"/>
                                    <w:szCs w:val="40"/>
                                  </w:rPr>
                                  <w:t>PA</w:t>
                                </w:r>
                              </w:p>
                            </w:txbxContent>
                          </wps:txbx>
                          <wps:bodyPr rot="0" vert="horz" wrap="square" lIns="91440" tIns="45720" rIns="91440" bIns="45720" anchor="ctr" anchorCtr="0" upright="1">
                            <a:noAutofit/>
                          </wps:bodyPr>
                        </wps:wsp>
                        <wps:wsp>
                          <wps:cNvPr id="73" name="Rectangle 171"/>
                          <wps:cNvSpPr>
                            <a:spLocks noChangeArrowheads="1"/>
                          </wps:cNvSpPr>
                          <wps:spPr bwMode="auto">
                            <a:xfrm>
                              <a:off x="20740" y="0"/>
                              <a:ext cx="10032" cy="5760"/>
                            </a:xfrm>
                            <a:prstGeom prst="rect">
                              <a:avLst/>
                            </a:prstGeom>
                            <a:solidFill>
                              <a:srgbClr val="FFFFFF"/>
                            </a:solidFill>
                            <a:ln w="25400">
                              <a:solidFill>
                                <a:srgbClr val="8064A2"/>
                              </a:solidFill>
                              <a:miter lim="800000"/>
                              <a:headEnd/>
                              <a:tailEnd/>
                            </a:ln>
                          </wps:spPr>
                          <wps:txb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TDSE</w:t>
                                </w:r>
                              </w:p>
                            </w:txbxContent>
                          </wps:txbx>
                          <wps:bodyPr rot="0" vert="horz" wrap="square" lIns="91440" tIns="45720" rIns="91440" bIns="45720" anchor="ctr" anchorCtr="0" upright="1">
                            <a:noAutofit/>
                          </wps:bodyPr>
                        </wps:wsp>
                        <wps:wsp>
                          <wps:cNvPr id="74" name="Rectangle 172"/>
                          <wps:cNvSpPr>
                            <a:spLocks noChangeArrowheads="1"/>
                          </wps:cNvSpPr>
                          <wps:spPr bwMode="auto">
                            <a:xfrm>
                              <a:off x="0" y="8286"/>
                              <a:ext cx="9521" cy="7201"/>
                            </a:xfrm>
                            <a:prstGeom prst="rect">
                              <a:avLst/>
                            </a:prstGeom>
                            <a:solidFill>
                              <a:srgbClr val="FFFFFF"/>
                            </a:solidFill>
                            <a:ln w="25400">
                              <a:solidFill>
                                <a:srgbClr val="C0504D"/>
                              </a:solidFill>
                              <a:miter lim="800000"/>
                              <a:headEnd/>
                              <a:tailEnd/>
                            </a:ln>
                          </wps:spPr>
                          <wps:txb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Train-Cabine</w:t>
                                </w:r>
                              </w:p>
                            </w:txbxContent>
                          </wps:txbx>
                          <wps:bodyPr rot="0" vert="horz" wrap="square" lIns="91440" tIns="45720" rIns="91440" bIns="45720" anchor="ctr" anchorCtr="0" upright="1">
                            <a:noAutofit/>
                          </wps:bodyPr>
                        </wps:wsp>
                        <wps:wsp>
                          <wps:cNvPr id="75" name="Rectangle 173"/>
                          <wps:cNvSpPr>
                            <a:spLocks noChangeArrowheads="1"/>
                          </wps:cNvSpPr>
                          <wps:spPr bwMode="auto">
                            <a:xfrm>
                              <a:off x="3400" y="25002"/>
                              <a:ext cx="8121" cy="6326"/>
                            </a:xfrm>
                            <a:prstGeom prst="rect">
                              <a:avLst/>
                            </a:prstGeom>
                            <a:solidFill>
                              <a:srgbClr val="FFFFFF"/>
                            </a:solidFill>
                            <a:ln w="25400">
                              <a:solidFill>
                                <a:srgbClr val="4BACC6"/>
                              </a:solidFill>
                              <a:miter lim="800000"/>
                              <a:headEnd/>
                              <a:tailEnd/>
                            </a:ln>
                          </wps:spPr>
                          <wps:txb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KCV</w:t>
                                </w:r>
                              </w:p>
                            </w:txbxContent>
                          </wps:txbx>
                          <wps:bodyPr rot="0" vert="horz" wrap="square" lIns="91440" tIns="45720" rIns="91440" bIns="45720" anchor="ctr" anchorCtr="0" upright="1">
                            <a:noAutofit/>
                          </wps:bodyPr>
                        </wps:wsp>
                        <wps:wsp>
                          <wps:cNvPr id="76" name="Rectangle 174"/>
                          <wps:cNvSpPr>
                            <a:spLocks noChangeArrowheads="1"/>
                          </wps:cNvSpPr>
                          <wps:spPr bwMode="auto">
                            <a:xfrm>
                              <a:off x="45748" y="5760"/>
                              <a:ext cx="8641" cy="7921"/>
                            </a:xfrm>
                            <a:prstGeom prst="rect">
                              <a:avLst/>
                            </a:prstGeom>
                            <a:solidFill>
                              <a:srgbClr val="FFFFFF"/>
                            </a:solidFill>
                            <a:ln w="25400">
                              <a:solidFill>
                                <a:srgbClr val="000000"/>
                              </a:solidFill>
                              <a:miter lim="800000"/>
                              <a:headEnd/>
                              <a:tailEnd/>
                            </a:ln>
                          </wps:spPr>
                          <wps:txb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 xml:space="preserve">SISVE </w:t>
                                </w:r>
                                <w:r w:rsidRPr="00C54797">
                                  <w:rPr>
                                    <w:rFonts w:ascii="Calibri" w:hAnsi="Calibri"/>
                                    <w:color w:val="000000"/>
                                    <w:kern w:val="24"/>
                                  </w:rPr>
                                  <w:t>et autres</w:t>
                                </w:r>
                              </w:p>
                            </w:txbxContent>
                          </wps:txbx>
                          <wps:bodyPr rot="0" vert="horz" wrap="square" lIns="91440" tIns="45720" rIns="91440" bIns="45720" anchor="ctr" anchorCtr="0" upright="1">
                            <a:noAutofit/>
                          </wps:bodyPr>
                        </wps:wsp>
                        <wps:wsp>
                          <wps:cNvPr id="77" name="AutoShape 175"/>
                          <wps:cNvCnPr>
                            <a:cxnSpLocks noChangeShapeType="1"/>
                            <a:stCxn id="72" idx="0"/>
                            <a:endCxn id="73" idx="2"/>
                          </wps:cNvCnPr>
                          <wps:spPr bwMode="auto">
                            <a:xfrm flipH="1" flipV="1">
                              <a:off x="25756" y="5760"/>
                              <a:ext cx="2507" cy="8286"/>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78" name="ZoneTexte 18"/>
                          <wps:cNvSpPr txBox="1">
                            <a:spLocks noChangeArrowheads="1"/>
                          </wps:cNvSpPr>
                          <wps:spPr bwMode="auto">
                            <a:xfrm rot="668269">
                              <a:off x="22459" y="8672"/>
                              <a:ext cx="11567" cy="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 xml:space="preserve">Trame </w:t>
                                </w:r>
                                <w:r>
                                  <w:rPr>
                                    <w:rFonts w:ascii="Calibri" w:hAnsi="Calibri"/>
                                    <w:color w:val="000000"/>
                                    <w:kern w:val="24"/>
                                    <w:sz w:val="20"/>
                                    <w:szCs w:val="20"/>
                                  </w:rPr>
                                  <w:t>TDSE</w:t>
                                </w:r>
                              </w:p>
                            </w:txbxContent>
                          </wps:txbx>
                          <wps:bodyPr rot="0" vert="horz" wrap="square" lIns="91440" tIns="45720" rIns="91440" bIns="45720" anchor="t" anchorCtr="0" upright="1">
                            <a:spAutoFit/>
                          </wps:bodyPr>
                        </wps:wsp>
                        <wps:wsp>
                          <wps:cNvPr id="79" name="Connecteur droit avec flèche 9"/>
                          <wps:cNvCnPr>
                            <a:cxnSpLocks noChangeShapeType="1"/>
                          </wps:cNvCnPr>
                          <wps:spPr bwMode="auto">
                            <a:xfrm flipH="1" flipV="1">
                              <a:off x="9521" y="10806"/>
                              <a:ext cx="13881" cy="5401"/>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80" name="ZoneTexte 21"/>
                          <wps:cNvSpPr txBox="1">
                            <a:spLocks noChangeArrowheads="1"/>
                          </wps:cNvSpPr>
                          <wps:spPr bwMode="auto">
                            <a:xfrm rot="1328035">
                              <a:off x="13183" y="10732"/>
                              <a:ext cx="7029" cy="2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Consignes</w:t>
                                </w:r>
                              </w:p>
                            </w:txbxContent>
                          </wps:txbx>
                          <wps:bodyPr rot="0" vert="horz" wrap="none" lIns="91440" tIns="45720" rIns="91440" bIns="45720" anchor="t" anchorCtr="0" upright="1">
                            <a:spAutoFit/>
                          </wps:bodyPr>
                        </wps:wsp>
                        <wps:wsp>
                          <wps:cNvPr id="81" name="AutoShape 179"/>
                          <wps:cNvCnPr>
                            <a:cxnSpLocks noChangeShapeType="1"/>
                            <a:stCxn id="74" idx="3"/>
                          </wps:cNvCnPr>
                          <wps:spPr bwMode="auto">
                            <a:xfrm>
                              <a:off x="9521" y="11886"/>
                              <a:ext cx="13881" cy="5761"/>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82" name="ZoneTexte 27"/>
                          <wps:cNvSpPr txBox="1">
                            <a:spLocks noChangeArrowheads="1"/>
                          </wps:cNvSpPr>
                          <wps:spPr bwMode="auto">
                            <a:xfrm rot="1328035">
                              <a:off x="14357" y="15660"/>
                              <a:ext cx="4407" cy="2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 xml:space="preserve">Etats </w:t>
                                </w:r>
                              </w:p>
                            </w:txbxContent>
                          </wps:txbx>
                          <wps:bodyPr rot="0" vert="horz" wrap="none" lIns="91440" tIns="45720" rIns="91440" bIns="45720" anchor="t" anchorCtr="0" upright="1">
                            <a:spAutoFit/>
                          </wps:bodyPr>
                        </wps:wsp>
                        <wps:wsp>
                          <wps:cNvPr id="83" name="AutoShape 181"/>
                          <wps:cNvCnPr>
                            <a:cxnSpLocks noChangeShapeType="1"/>
                            <a:stCxn id="75" idx="3"/>
                          </wps:cNvCnPr>
                          <wps:spPr bwMode="auto">
                            <a:xfrm flipV="1">
                              <a:off x="11521" y="22687"/>
                              <a:ext cx="11881" cy="5478"/>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84" name="Text Box 182"/>
                          <wps:cNvSpPr txBox="1">
                            <a:spLocks noChangeArrowheads="1"/>
                          </wps:cNvSpPr>
                          <wps:spPr bwMode="auto">
                            <a:xfrm rot="-1571956">
                              <a:off x="12833" y="22982"/>
                              <a:ext cx="10091" cy="2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Messagerie KCV</w:t>
                                </w:r>
                              </w:p>
                            </w:txbxContent>
                          </wps:txbx>
                          <wps:bodyPr rot="0" vert="horz" wrap="none" lIns="91440" tIns="45720" rIns="91440" bIns="45720" anchor="t" anchorCtr="0" upright="1">
                            <a:spAutoFit/>
                          </wps:bodyPr>
                        </wps:wsp>
                        <wps:wsp>
                          <wps:cNvPr id="85" name="AutoShape 183"/>
                          <wps:cNvCnPr>
                            <a:cxnSpLocks noChangeShapeType="1"/>
                          </wps:cNvCnPr>
                          <wps:spPr bwMode="auto">
                            <a:xfrm flipV="1">
                              <a:off x="11521" y="24471"/>
                              <a:ext cx="11881" cy="591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86" name="Text Box 184"/>
                          <wps:cNvSpPr txBox="1">
                            <a:spLocks noChangeArrowheads="1"/>
                          </wps:cNvSpPr>
                          <wps:spPr bwMode="auto">
                            <a:xfrm rot="-1571956">
                              <a:off x="14103" y="27402"/>
                              <a:ext cx="9259" cy="2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TC/RPH/Balise</w:t>
                                </w:r>
                              </w:p>
                            </w:txbxContent>
                          </wps:txbx>
                          <wps:bodyPr rot="0" vert="horz" wrap="none" lIns="91440" tIns="45720" rIns="91440" bIns="45720" anchor="t" anchorCtr="0" upright="1">
                            <a:spAutoFit/>
                          </wps:bodyPr>
                        </wps:wsp>
                        <wps:wsp>
                          <wps:cNvPr id="87" name="Connecteur droit avec flèche 17"/>
                          <wps:cNvCnPr>
                            <a:cxnSpLocks noChangeShapeType="1"/>
                            <a:endCxn id="76" idx="1"/>
                          </wps:cNvCnPr>
                          <wps:spPr bwMode="auto">
                            <a:xfrm flipV="1">
                              <a:off x="33495" y="9721"/>
                              <a:ext cx="12253" cy="7926"/>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88" name="Text Box 186"/>
                          <wps:cNvSpPr txBox="1">
                            <a:spLocks noChangeArrowheads="1"/>
                          </wps:cNvSpPr>
                          <wps:spPr bwMode="auto">
                            <a:xfrm rot="-1961665">
                              <a:off x="35002" y="11233"/>
                              <a:ext cx="10091" cy="2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Messagerie KCV</w:t>
                                </w:r>
                              </w:p>
                            </w:txbxContent>
                          </wps:txbx>
                          <wps:bodyPr rot="0" vert="horz" wrap="none" lIns="91440" tIns="45720" rIns="91440" bIns="45720" anchor="t" anchorCtr="0" upright="1">
                            <a:spAutoFit/>
                          </wps:bodyPr>
                        </wps:wsp>
                        <wps:wsp>
                          <wps:cNvPr id="89" name="Rectangle 19"/>
                          <wps:cNvSpPr>
                            <a:spLocks noChangeArrowheads="1"/>
                          </wps:cNvSpPr>
                          <wps:spPr bwMode="auto">
                            <a:xfrm>
                              <a:off x="40094" y="26786"/>
                              <a:ext cx="10090" cy="5480"/>
                            </a:xfrm>
                            <a:prstGeom prst="rect">
                              <a:avLst/>
                            </a:prstGeom>
                            <a:solidFill>
                              <a:srgbClr val="FFFFFF"/>
                            </a:solidFill>
                            <a:ln w="25400">
                              <a:solidFill>
                                <a:srgbClr val="F79646"/>
                              </a:solidFill>
                              <a:miter lim="800000"/>
                              <a:headEnd/>
                              <a:tailEnd/>
                            </a:ln>
                          </wps:spPr>
                          <wps:txb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DACPA</w:t>
                                </w:r>
                              </w:p>
                            </w:txbxContent>
                          </wps:txbx>
                          <wps:bodyPr rot="0" vert="horz" wrap="square" lIns="91440" tIns="45720" rIns="91440" bIns="45720" anchor="ctr" anchorCtr="0" upright="1">
                            <a:noAutofit/>
                          </wps:bodyPr>
                        </wps:wsp>
                        <wps:wsp>
                          <wps:cNvPr id="90" name="Connecteur droit avec flèche 20"/>
                          <wps:cNvCnPr>
                            <a:cxnSpLocks noChangeShapeType="1"/>
                          </wps:cNvCnPr>
                          <wps:spPr bwMode="auto">
                            <a:xfrm>
                              <a:off x="33495" y="19807"/>
                              <a:ext cx="14414" cy="6979"/>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1" name="Text Box 189"/>
                          <wps:cNvSpPr txBox="1">
                            <a:spLocks noChangeArrowheads="1"/>
                          </wps:cNvSpPr>
                          <wps:spPr bwMode="auto">
                            <a:xfrm rot="1538559">
                              <a:off x="34912" y="21064"/>
                              <a:ext cx="12039" cy="2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proofErr w:type="gramStart"/>
                                <w:r w:rsidRPr="00C54797">
                                  <w:rPr>
                                    <w:rFonts w:ascii="Calibri" w:hAnsi="Calibri"/>
                                    <w:color w:val="000000"/>
                                    <w:kern w:val="24"/>
                                    <w:sz w:val="20"/>
                                    <w:szCs w:val="20"/>
                                  </w:rPr>
                                  <w:t>consignes</w:t>
                                </w:r>
                                <w:proofErr w:type="gramEnd"/>
                              </w:p>
                            </w:txbxContent>
                          </wps:txbx>
                          <wps:bodyPr rot="0" vert="horz" wrap="square" lIns="91440" tIns="45720" rIns="91440" bIns="45720" anchor="t" anchorCtr="0" upright="1">
                            <a:spAutoFit/>
                          </wps:bodyPr>
                        </wps:wsp>
                        <wps:wsp>
                          <wps:cNvPr id="92" name="Connecteur droit avec flèche 22"/>
                          <wps:cNvCnPr>
                            <a:cxnSpLocks noChangeShapeType="1"/>
                            <a:stCxn id="89" idx="0"/>
                          </wps:cNvCnPr>
                          <wps:spPr bwMode="auto">
                            <a:xfrm flipH="1" flipV="1">
                              <a:off x="33123" y="21724"/>
                              <a:ext cx="12016" cy="5062"/>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3" name="ZoneTexte 53"/>
                          <wps:cNvSpPr txBox="1">
                            <a:spLocks noChangeArrowheads="1"/>
                          </wps:cNvSpPr>
                          <wps:spPr bwMode="auto">
                            <a:xfrm rot="1638436">
                              <a:off x="34181" y="23748"/>
                              <a:ext cx="7764" cy="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proofErr w:type="gramStart"/>
                                <w:r w:rsidRPr="00C54797">
                                  <w:rPr>
                                    <w:rFonts w:ascii="Calibri" w:hAnsi="Calibri"/>
                                    <w:color w:val="000000"/>
                                    <w:kern w:val="24"/>
                                    <w:sz w:val="20"/>
                                    <w:szCs w:val="20"/>
                                  </w:rPr>
                                  <w:t>états</w:t>
                                </w:r>
                                <w:proofErr w:type="gramEnd"/>
                              </w:p>
                            </w:txbxContent>
                          </wps:txbx>
                          <wps:bodyPr rot="0" vert="horz" wrap="square" lIns="91440" tIns="45720" rIns="91440" bIns="45720" anchor="t" anchorCtr="0" upright="1">
                            <a:spAutoFit/>
                          </wps:bodyPr>
                        </wps:wsp>
                        <wps:wsp>
                          <wps:cNvPr id="94" name="Rectangle 24"/>
                          <wps:cNvSpPr>
                            <a:spLocks noChangeArrowheads="1"/>
                          </wps:cNvSpPr>
                          <wps:spPr bwMode="auto">
                            <a:xfrm>
                              <a:off x="25055" y="30386"/>
                              <a:ext cx="10090" cy="5481"/>
                            </a:xfrm>
                            <a:prstGeom prst="rect">
                              <a:avLst/>
                            </a:prstGeom>
                            <a:solidFill>
                              <a:srgbClr val="FFFFFF"/>
                            </a:solidFill>
                            <a:ln w="25400">
                              <a:solidFill>
                                <a:srgbClr val="F79646"/>
                              </a:solidFill>
                              <a:prstDash val="dash"/>
                              <a:miter lim="800000"/>
                              <a:headEnd/>
                              <a:tailEnd/>
                            </a:ln>
                          </wps:spPr>
                          <wps:txbx>
                            <w:txbxContent>
                              <w:p w:rsidR="00A333AB" w:rsidRPr="00436CD1" w:rsidRDefault="00A333AB" w:rsidP="00C54797">
                                <w:pPr>
                                  <w:pStyle w:val="NormalWeb"/>
                                  <w:spacing w:before="0" w:beforeAutospacing="0" w:after="0" w:afterAutospacing="0"/>
                                  <w:jc w:val="center"/>
                                  <w:rPr>
                                    <w:sz w:val="20"/>
                                  </w:rPr>
                                </w:pPr>
                                <w:proofErr w:type="spellStart"/>
                                <w:r w:rsidRPr="00436CD1">
                                  <w:rPr>
                                    <w:rFonts w:ascii="Calibri" w:hAnsi="Calibri"/>
                                    <w:color w:val="000000"/>
                                    <w:kern w:val="24"/>
                                    <w:sz w:val="28"/>
                                    <w:szCs w:val="36"/>
                                  </w:rPr>
                                  <w:t>Omap</w:t>
                                </w:r>
                                <w:proofErr w:type="spellEnd"/>
                                <w:r w:rsidRPr="00436CD1">
                                  <w:rPr>
                                    <w:rFonts w:ascii="Calibri" w:hAnsi="Calibri"/>
                                    <w:color w:val="000000"/>
                                    <w:kern w:val="24"/>
                                    <w:sz w:val="28"/>
                                    <w:szCs w:val="36"/>
                                  </w:rPr>
                                  <w:t>/TM</w:t>
                                </w:r>
                              </w:p>
                            </w:txbxContent>
                          </wps:txbx>
                          <wps:bodyPr rot="0" vert="horz" wrap="square" lIns="91440" tIns="45720" rIns="91440" bIns="45720" anchor="ctr" anchorCtr="0" upright="1">
                            <a:noAutofit/>
                          </wps:bodyPr>
                        </wps:wsp>
                        <wps:wsp>
                          <wps:cNvPr id="95" name="AutoShape 193"/>
                          <wps:cNvCnPr>
                            <a:cxnSpLocks noChangeShapeType="1"/>
                            <a:stCxn id="72" idx="2"/>
                            <a:endCxn id="94" idx="0"/>
                          </wps:cNvCnPr>
                          <wps:spPr bwMode="auto">
                            <a:xfrm>
                              <a:off x="28263" y="25568"/>
                              <a:ext cx="1837" cy="4818"/>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96" name="ZoneTexte 74"/>
                          <wps:cNvSpPr txBox="1">
                            <a:spLocks noChangeArrowheads="1"/>
                          </wps:cNvSpPr>
                          <wps:spPr bwMode="auto">
                            <a:xfrm>
                              <a:off x="27007" y="25567"/>
                              <a:ext cx="9240" cy="4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 xml:space="preserve">Trame </w:t>
                                </w:r>
                              </w:p>
                              <w:p w:rsidR="00A333AB" w:rsidRDefault="00A333AB" w:rsidP="00C54797">
                                <w:pPr>
                                  <w:pStyle w:val="NormalWeb"/>
                                  <w:spacing w:before="0" w:beforeAutospacing="0" w:after="0" w:afterAutospacing="0"/>
                                </w:pPr>
                                <w:r>
                                  <w:rPr>
                                    <w:rFonts w:ascii="Calibri" w:hAnsi="Calibri"/>
                                    <w:color w:val="000000"/>
                                    <w:kern w:val="24"/>
                                    <w:sz w:val="20"/>
                                    <w:szCs w:val="20"/>
                                  </w:rPr>
                                  <w:t>Enregistreur</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e 80" o:spid="_x0000_s1074" style="position:absolute;margin-left:0;margin-top:0;width:428.25pt;height:282.4pt;z-index:2;mso-position-horizontal-relative:text;mso-position-vertical-relative:text" coordsize="54389,35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">
                  <v:rect id="Rectangle 170" o:spid="_x0000_s1075" style="position:absolute;left:23402;top:14046;width:9721;height:1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zI8EA&#10;AADbAAAADwAAAGRycy9kb3ducmV2LnhtbESPT4vCMBTE74LfITzBm6bbg0rXKLLgvz0sWPX+aN42&#10;xealNLHWb28WFjwOM/MbZrnubS06an3lWMHHNAFBXDhdcangct5OFiB8QNZYOyYFT/KwXg0HS8y0&#10;e/CJujyUIkLYZ6jAhNBkUvrCkEU/dQ1x9H5dazFE2ZZSt/iIcFvLNElm0mLFccFgQ1+Gilt+twrS&#10;i+4W4apN+X3b7TfznyPV2Cg1HvWbTxCB+vAO/7cPWsE8hb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msyPBAAAA2wAAAA8AAAAAAAAAAAAAAAAAmAIAAGRycy9kb3du&#10;cmV2LnhtbFBLBQYAAAAABAAEAPUAAACGAwAAAAA=&#10;" fillcolor="#dafda7" strokecolor="#98b954">
                    <v:fill color2="#f5ffe6" rotate="t" angle="180" colors="0 #dafda7;22938f #e4fdc2;1 #f5ffe6" focus="100%" type="gradient"/>
                    <v:shadow on="t" color="black" opacity="24903f" origin=",.5" offset="0,.55556mm"/>
                    <v:textbo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40"/>
                              <w:szCs w:val="40"/>
                            </w:rPr>
                            <w:t>PA</w:t>
                          </w:r>
                        </w:p>
                      </w:txbxContent>
                    </v:textbox>
                  </v:rect>
                  <v:rect id="Rectangle 171" o:spid="_x0000_s1076" style="position:absolute;left:20740;width:10032;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lh98UA&#10;AADbAAAADwAAAGRycy9kb3ducmV2LnhtbESPQWsCMRSE70L/Q3iF3mrWSqtujSLVikgP6paeH5vn&#10;ZuvmZd1EXf99IxQ8DjPzDTOetrYSZ2p86VhBr5uAIM6dLrlQ8J19Pg9B+ICssXJMCq7kYTp56Iwx&#10;1e7CWzrvQiEihH2KCkwIdSqlzw1Z9F1XE0dv7xqLIcqmkLrBS4TbSr4kyZu0WHJcMFjTh6H8sDtZ&#10;Bb+L3t5s1qdsvhx9vWYD3T8uflipp8d29g4iUBvu4f/2SisY9OH2Jf4AO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H3xQAAANsAAAAPAAAAAAAAAAAAAAAAAJgCAABkcnMv&#10;ZG93bnJldi54bWxQSwUGAAAAAAQABAD1AAAAigMAAAAA&#10;" strokecolor="#8064a2" strokeweight="2pt">
                    <v:textbo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TDSE</w:t>
                          </w:r>
                        </w:p>
                      </w:txbxContent>
                    </v:textbox>
                  </v:rect>
                  <v:rect id="Rectangle 172" o:spid="_x0000_s1077" style="position:absolute;top:8286;width:9521;height:7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zDDL8A&#10;AADbAAAADwAAAGRycy9kb3ducmV2LnhtbESPQYvCMBSE7wv+h/AEb2vqIirVKCIreLWK50fzbIPN&#10;S0lirf56s7DgcZiZb5jVpreN6MgH41jBZJyBIC6dNlwpOJ/23wsQISJrbByTgicF2KwHXyvMtXvw&#10;kboiViJBOOSooI6xzaUMZU0Ww9i1xMm7Om8xJukrqT0+Etw28ifLZtKi4bRQY0u7mspbcbcKjp1r&#10;OnOZubkxN//bn146K15KjYb9dgkiUh8/4f/2QSuYT+HvS/oBcv0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rMMMvwAAANsAAAAPAAAAAAAAAAAAAAAAAJgCAABkcnMvZG93bnJl&#10;di54bWxQSwUGAAAAAAQABAD1AAAAhAMAAAAA&#10;" strokecolor="#c0504d" strokeweight="2pt">
                    <v:textbo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Train-Cabine</w:t>
                          </w:r>
                        </w:p>
                      </w:txbxContent>
                    </v:textbox>
                  </v:rect>
                  <v:rect id="Rectangle 173" o:spid="_x0000_s1078" style="position:absolute;left:3400;top:25002;width:8121;height:6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3KSsYA&#10;AADbAAAADwAAAGRycy9kb3ducmV2LnhtbESPzWrDMBCE74G+g9hCLiGRm9A2uJFNKQR6yA+2c8hx&#10;sba2qbUyluy4b18VCjkOM/MNs0sn04qRetdYVvC0ikAQl1Y3XCm4FPvlFoTzyBpby6TghxykycNs&#10;h7G2N85ozH0lAoRdjApq77tYSlfWZNCtbEccvC/bG/RB9pXUPd4C3LRyHUUv0mDDYaHGjj5qKr/z&#10;wSgouvORjofradznm0XR0mlYZINS88fp/Q2Ep8nfw//tT63g9Rn+voQfI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3KSsYAAADbAAAADwAAAAAAAAAAAAAAAACYAgAAZHJz&#10;L2Rvd25yZXYueG1sUEsFBgAAAAAEAAQA9QAAAIsDAAAAAA==&#10;" strokecolor="#4bacc6" strokeweight="2pt">
                    <v:textbo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KCV</w:t>
                          </w:r>
                        </w:p>
                      </w:txbxContent>
                    </v:textbox>
                  </v:rect>
                  <v:rect id="Rectangle 174" o:spid="_x0000_s1079" style="position:absolute;left:45748;top:5760;width:8641;height:7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z1MQA&#10;AADbAAAADwAAAGRycy9kb3ducmV2LnhtbESPQWvCQBSE74X+h+UJvdVdc7A1uopUxEJpIUkvvT2y&#10;zySYfRt2V43/3i0Uehxm5htmtRltLy7kQ+dYw2yqQBDXznTcaPiu9s+vIEJENtg7Jg03CrBZPz6s&#10;MDfuygVdytiIBOGQo4Y2xiGXMtQtWQxTNxAn7+i8xZikb6TxeE1w28tMqbm02HFaaHGgt5bqU3m2&#10;GlxWH3xRyeyz2nWL4sep/utDaf00GbdLEJHG+B/+a78bDS9z+P2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A89TEAAAA2wAAAA8AAAAAAAAAAAAAAAAAmAIAAGRycy9k&#10;b3ducmV2LnhtbFBLBQYAAAAABAAEAPUAAACJAwAAAAA=&#10;" strokeweight="2pt">
                    <v:textbo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 xml:space="preserve">SISVE </w:t>
                          </w:r>
                          <w:r w:rsidRPr="00C54797">
                            <w:rPr>
                              <w:rFonts w:ascii="Calibri" w:hAnsi="Calibri"/>
                              <w:color w:val="000000"/>
                              <w:kern w:val="24"/>
                            </w:rPr>
                            <w:t>et autres</w:t>
                          </w:r>
                        </w:p>
                      </w:txbxContent>
                    </v:textbox>
                  </v:rect>
                  <v:shapetype id="_x0000_t32" coordsize="21600,21600" o:spt="32" o:oned="t" path="m,l21600,21600e" filled="f">
                    <v:path arrowok="t" fillok="f" o:connecttype="none"/>
                    <o:lock v:ext="edit" shapetype="t"/>
                  </v:shapetype>
                  <v:shape id="AutoShape 175" o:spid="_x0000_s1080" type="#_x0000_t32" style="position:absolute;left:25756;top:5760;width:2507;height:8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e7ZcYAAADbAAAADwAAAGRycy9kb3ducmV2LnhtbESPS2sCQRCE70L+w9ABLxJn9eBj4yg+&#10;QSIefJBzM9PZ3WSnZ9kZdeOvzwQEj0VVfUVNZo0txZVqXzhW0OsmIIi1MwVnCs6nzdsIhA/IBkvH&#10;pOCXPMymL60Jpsbd+EDXY8hEhLBPUUEeQpVK6XVOFn3XVcTR+3K1xRBlnUlT4y3CbSn7STKQFguO&#10;CzlWtMxJ/xwvVkG13+70qnM5f37r8X25Xpw+7OKuVPu1mb+DCNSEZ/jR3hoFwyH8f4k/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Xu2XGAAAA2wAAAA8AAAAAAAAA&#10;AAAAAAAAoQIAAGRycy9kb3ducmV2LnhtbFBLBQYAAAAABAAEAPkAAACUAwAAAAA=&#10;" strokecolor="#4a7ebb">
                    <v:stroke endarrow="open"/>
                  </v:shape>
                  <v:shape id="ZoneTexte 18" o:spid="_x0000_s1081" type="#_x0000_t202" style="position:absolute;left:22459;top:8672;width:11567;height:2462;rotation:7299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xCsMA&#10;AADbAAAADwAAAGRycy9kb3ducmV2LnhtbERPy2qDQBTdF/IPwy10U5IxLU2CdQxBkGabhyTZXZxb&#10;lTp3xJmq7dd3FoEuD+edbCfTioF611hWsFxEIIhLqxuuFJxP+XwDwnlkja1lUvBDDrbp7CHBWNuR&#10;DzQcfSVCCLsYFdTed7GUrqzJoFvYjjhwn7Y36APsK6l7HEO4aeVLFK2kwYZDQ40dZTWVX8dvo+Cy&#10;29h98Vs8v93y61oWr9nqo2yUenqcdu8gPE3+X3x377WCdRgb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xCsMAAADbAAAADwAAAAAAAAAAAAAAAACYAgAAZHJzL2Rv&#10;d25yZXYueG1sUEsFBgAAAAAEAAQA9QAAAIgDAAAAAA==&#10;" filled="f" stroked="f">
                    <v:textbox style="mso-fit-shape-to-text:t">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 xml:space="preserve">Trame </w:t>
                          </w:r>
                          <w:r>
                            <w:rPr>
                              <w:rFonts w:ascii="Calibri" w:hAnsi="Calibri"/>
                              <w:color w:val="000000"/>
                              <w:kern w:val="24"/>
                              <w:sz w:val="20"/>
                              <w:szCs w:val="20"/>
                            </w:rPr>
                            <w:t>TDSE</w:t>
                          </w:r>
                        </w:p>
                      </w:txbxContent>
                    </v:textbox>
                  </v:shape>
                  <v:shape id="Connecteur droit avec flèche 9" o:spid="_x0000_s1082" type="#_x0000_t32" style="position:absolute;left:9521;top:10806;width:13881;height:54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SKjMcAAADbAAAADwAAAGRycy9kb3ducmV2LnhtbESPT2vCQBTE7wW/w/KEXorZtIe2xqyi&#10;tgVRevAPnh+7zySafRuyq6Z+erdQ6HGYmd8w+aSztbhQ6yvHCp6TFASxdqbiQsFu+zV4B+EDssHa&#10;MSn4IQ+Tce8hx8y4K6/psgmFiBD2GSooQ2gyKb0uyaJPXEMcvYNrLYYo20KaFq8Rbmv5kqav0mLF&#10;caHEhuYl6dPmbBU034uV/ng67/ZHPbzNP2fbpZ3dlHrsd9MRiEBd+A//tRdGwdsQfr/EHyDH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xIqMxwAAANsAAAAPAAAAAAAA&#10;AAAAAAAAAKECAABkcnMvZG93bnJldi54bWxQSwUGAAAAAAQABAD5AAAAlQMAAAAA&#10;" strokecolor="#4a7ebb">
                    <v:stroke endarrow="open"/>
                  </v:shape>
                  <v:shape id="ZoneTexte 21" o:spid="_x0000_s1083" type="#_x0000_t202" style="position:absolute;left:13183;top:10732;width:7029;height:2464;rotation:145056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818IA&#10;AADbAAAADwAAAGRycy9kb3ducmV2LnhtbERP3WrCMBS+H+wdwhl4I5puqEg1ytjcGAzBvwc4NqdN&#10;WXNSmtjGt18uBrv8+P7X22gb0VPna8cKnqcZCOLC6ZorBZfzx2QJwgdkjY1jUnAnD9vN48Mac+0G&#10;PlJ/CpVIIexzVGBCaHMpfWHIop+6ljhxpesshgS7SuoOhxRuG/mSZQtpsebUYLClN0PFz+lmFXx+&#10;z+a9WcRhV7435Xh/2F1jeVFq9BRfVyACxfAv/nN/aQXLtD59ST9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rzXwgAAANsAAAAPAAAAAAAAAAAAAAAAAJgCAABkcnMvZG93&#10;bnJldi54bWxQSwUGAAAAAAQABAD1AAAAhwMAAAAA&#10;" filled="f" stroked="f">
                    <v:textbox style="mso-fit-shape-to-text:t">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Consignes</w:t>
                          </w:r>
                        </w:p>
                      </w:txbxContent>
                    </v:textbox>
                  </v:shape>
                  <v:shape id="AutoShape 179" o:spid="_x0000_s1084" type="#_x0000_t32" style="position:absolute;left:9521;top:11886;width:13881;height:57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eW4cUAAADbAAAADwAAAGRycy9kb3ducmV2LnhtbESPQWvCQBSE7wX/w/IEb3WjiIToKioK&#10;uVjQVvD4zD6TkOzbmF019dd3C4Ueh5n5hpkvO1OLB7WutKxgNIxAEGdWl5wr+PrcvccgnEfWWFsm&#10;Bd/kYLnovc0x0fbJB3ocfS4ChF2CCgrvm0RKlxVk0A1tQxy8q20N+iDbXOoWnwFuajmOoqk0WHJY&#10;KLChTUFZdbwbBZt0n6brXVx9XE7namtek9vpMFFq0O9WMxCeOv8f/munWkE8gt8v4Qf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eW4cUAAADbAAAADwAAAAAAAAAA&#10;AAAAAAChAgAAZHJzL2Rvd25yZXYueG1sUEsFBgAAAAAEAAQA+QAAAJMDAAAAAA==&#10;" strokecolor="#4a7ebb">
                    <v:stroke endarrow="open"/>
                  </v:shape>
                  <v:shape id="ZoneTexte 27" o:spid="_x0000_s1085" type="#_x0000_t202" style="position:absolute;left:14357;top:15660;width:4407;height:2464;rotation:145056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HO8UA&#10;AADbAAAADwAAAGRycy9kb3ducmV2LnhtbESPUWvCMBSF3wf7D+EKexmaTjaRapSxuSEMYVN/wLW5&#10;bYrNTWmyNv57Iwz2eDjnfIezXEfbiJ46XztW8DTJQBAXTtdcKTgePsZzED4ga2wck4ILeViv7u+W&#10;mGs38A/1+1CJBGGfowITQptL6QtDFv3EtcTJK11nMSTZVVJ3OCS4beQ0y2bSYs1pwWBLb4aK8/7X&#10;Kvj8en7pzSwOm/K9KR9335tTLI9KPYzi6wJEoBj+w3/trVYwn8LtS/oB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Ic7xQAAANsAAAAPAAAAAAAAAAAAAAAAAJgCAABkcnMv&#10;ZG93bnJldi54bWxQSwUGAAAAAAQABAD1AAAAigMAAAAA&#10;" filled="f" stroked="f">
                    <v:textbox style="mso-fit-shape-to-text:t">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 xml:space="preserve">Etats </w:t>
                          </w:r>
                        </w:p>
                      </w:txbxContent>
                    </v:textbox>
                  </v:shape>
                  <v:shape id="AutoShape 181" o:spid="_x0000_s1086" type="#_x0000_t32" style="position:absolute;left:11521;top:22687;width:11881;height:54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qA8IAAADbAAAADwAAAGRycy9kb3ducmV2LnhtbESP0YrCMBRE3xf8h3AF39ZUBZFqFBFE&#10;hXWhrR9waa5tsbkpSazdv98sCPs4zMwZZrMbTCt6cr6xrGA2TUAQl1Y3XCm4FcfPFQgfkDW2lknB&#10;D3nYbUcfG0y1fXFGfR4qESHsU1RQh9ClUvqyJoN+ajvi6N2tMxiidJXUDl8Rblo5T5KlNNhwXKix&#10;o0NN5SN/GgXll/921+vpcphl8+zERd4++0apyXjYr0EEGsJ/+N0+awWrBfx9iT9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VqA8IAAADbAAAADwAAAAAAAAAAAAAA&#10;AAChAgAAZHJzL2Rvd25yZXYueG1sUEsFBgAAAAAEAAQA+QAAAJADAAAAAA==&#10;" strokecolor="#4a7ebb">
                    <v:stroke endarrow="open"/>
                  </v:shape>
                  <v:shape id="Text Box 182" o:spid="_x0000_s1087" type="#_x0000_t202" style="position:absolute;left:12833;top:22982;width:10091;height:2464;rotation:-171699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jocYA&#10;AADbAAAADwAAAGRycy9kb3ducmV2LnhtbESPT2vCQBTE7wW/w/KE3upGKxJS1xDEgtRDqX8KvT2y&#10;zyQ0+zbsbk3qp3cLBY/DzPyGWeaDacWFnG8sK5hOEhDEpdUNVwqOh9enFIQPyBpby6Tglzzkq9HD&#10;EjNte/6gyz5UIkLYZ6igDqHLpPRlTQb9xHbE0TtbZzBE6SqpHfYRblo5S5KFNNhwXKixo3VN5ff+&#10;xyh4nhab826RyrdT777et5/rK7aNUo/joXgBEWgI9/B/e6sVpHP4+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WjocYAAADbAAAADwAAAAAAAAAAAAAAAACYAgAAZHJz&#10;L2Rvd25yZXYueG1sUEsFBgAAAAAEAAQA9QAAAIsDAAAAAA==&#10;" filled="f" stroked="f">
                    <v:textbox style="mso-fit-shape-to-text:t">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Messagerie KCV</w:t>
                          </w:r>
                        </w:p>
                      </w:txbxContent>
                    </v:textbox>
                  </v:shape>
                  <v:shape id="AutoShape 183" o:spid="_x0000_s1088" type="#_x0000_t32" style="position:absolute;left:11521;top:24471;width:11881;height:5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X7MIAAADbAAAADwAAAGRycy9kb3ducmV2LnhtbESP0YrCMBRE3xf8h3AF39ZUQZFqFBFE&#10;hXWhrR9waa5tsbkpSazdv98sCPs4zMwZZrMbTCt6cr6xrGA2TUAQl1Y3XCm4FcfPFQgfkDW2lknB&#10;D3nYbUcfG0y1fXFGfR4qESHsU1RQh9ClUvqyJoN+ajvi6N2tMxiidJXUDl8Rblo5T5KlNNhwXKix&#10;o0NN5SN/GgXll/921+vpcphl8+zERd4++0apyXjYr0EEGsJ/+N0+awWrBfx9iT9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BX7MIAAADbAAAADwAAAAAAAAAAAAAA&#10;AAChAgAAZHJzL2Rvd25yZXYueG1sUEsFBgAAAAAEAAQA+QAAAJADAAAAAA==&#10;" strokecolor="#4a7ebb">
                    <v:stroke endarrow="open"/>
                  </v:shape>
                  <v:shape id="Text Box 184" o:spid="_x0000_s1089" type="#_x0000_t202" style="position:absolute;left:14103;top:27402;width:9259;height:2464;rotation:-171699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uYTcQA&#10;AADbAAAADwAAAGRycy9kb3ducmV2LnhtbESPT2vCQBTE70K/w/IKvenGFkKIriLSgrQH8S94e2Sf&#10;STD7NuxuTdpP7wqCx2FmfsNM571pxJWcry0rGI8SEMSF1TWXCva7r2EGwgdkjY1lUvBHHuazl8EU&#10;c2073tB1G0oRIexzVFCF0OZS+qIig35kW+Lona0zGKJ0pdQOuwg3jXxPklQarDkuVNjSsqLisv01&#10;Cj7Gi8/zT5rJ70PnTuvVcfmPTa3U22u/mIAI1Idn+NFeaQVZC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mE3EAAAA2wAAAA8AAAAAAAAAAAAAAAAAmAIAAGRycy9k&#10;b3ducmV2LnhtbFBLBQYAAAAABAAEAPUAAACJAwAAAAA=&#10;" filled="f" stroked="f">
                    <v:textbox style="mso-fit-shape-to-text:t">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TC/RPH/Balise</w:t>
                          </w:r>
                        </w:p>
                      </w:txbxContent>
                    </v:textbox>
                  </v:shape>
                  <v:shape id="Connecteur droit avec flèche 17" o:spid="_x0000_s1090" type="#_x0000_t32" style="position:absolute;left:33495;top:9721;width:12253;height:79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5sAMIAAADbAAAADwAAAGRycy9kb3ducmV2LnhtbESP0YrCMBRE3xf8h3AF39ZUH1SqUUQQ&#10;FdaFtn7Apbm2xeamJLF2/36zIOzjMDNnmM1uMK3oyfnGsoLZNAFBXFrdcKXgVhw/VyB8QNbYWiYF&#10;P+Rhtx19bDDV9sUZ9XmoRISwT1FBHUKXSunLmgz6qe2Io3e3zmCI0lVSO3xFuGnlPEkW0mDDcaHG&#10;jg41lY/8aRSUX/7bXa+ny2GWzbMTF3n77BulJuNhvwYRaAj/4Xf7rBWslvD3Jf4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5sAMIAAADbAAAADwAAAAAAAAAAAAAA&#10;AAChAgAAZHJzL2Rvd25yZXYueG1sUEsFBgAAAAAEAAQA+QAAAJADAAAAAA==&#10;" strokecolor="#4a7ebb">
                    <v:stroke endarrow="open"/>
                  </v:shape>
                  <v:shape id="Text Box 186" o:spid="_x0000_s1091" type="#_x0000_t202" style="position:absolute;left:35002;top:11233;width:10091;height:2464;rotation:-2142661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OtcEA&#10;AADbAAAADwAAAGRycy9kb3ducmV2LnhtbERPy2qDQBTdB/IPww10F0cDDalxlGJaSOkqtpvuLs6N&#10;Sp074kx9/H1nUejycN5ZsZheTDS6zrKCJIpBENdWd9wo+Px43Z9AOI+ssbdMClZyUOTbTYaptjPf&#10;aKp8I0IIuxQVtN4PqZSubsmgi+xAHLi7HQ36AMdG6hHnEG56eYjjozTYcWhocaCypfq7+jEKbpch&#10;edRP15f3+e1Yf/XJGk+uVOphtzyfQXha/L/4z33VCk5hbPgSfo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XDrXBAAAA2wAAAA8AAAAAAAAAAAAAAAAAmAIAAGRycy9kb3du&#10;cmV2LnhtbFBLBQYAAAAABAAEAPUAAACGAwAAAAA=&#10;" filled="f" stroked="f">
                    <v:textbox style="mso-fit-shape-to-text:t">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Messagerie KCV</w:t>
                          </w:r>
                        </w:p>
                      </w:txbxContent>
                    </v:textbox>
                  </v:shape>
                  <v:rect id="Rectangle 19" o:spid="_x0000_s1092" style="position:absolute;left:40094;top:26786;width:10090;height:5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IRcIA&#10;AADbAAAADwAAAGRycy9kb3ducmV2LnhtbESPT4vCMBTE78J+h/AWvGmqB9FqFF1Y2GVBqH/w+mie&#10;abF5KU1s67ffCILHYWZ+w6w2va1ES40vHSuYjBMQxLnTJRsFp+P3aA7CB2SNlWNS8CAPm/XHYIWp&#10;dh1n1B6CERHCPkUFRQh1KqXPC7Lox64mjt7VNRZDlI2RusEuwm0lp0kykxZLjgsF1vRVUH473K2C&#10;rswuv9S6Wb3d9zdz1tniz+yUGn722yWIQH14h1/tH61gvoDnl/g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chFwgAAANsAAAAPAAAAAAAAAAAAAAAAAJgCAABkcnMvZG93&#10;bnJldi54bWxQSwUGAAAAAAQABAD1AAAAhwMAAAAA&#10;" strokecolor="#f79646" strokeweight="2pt">
                    <v:textbox>
                      <w:txbxContent>
                        <w:p w:rsidR="00A333AB" w:rsidRDefault="00A333AB" w:rsidP="00C54797">
                          <w:pPr>
                            <w:pStyle w:val="NormalWeb"/>
                            <w:spacing w:before="0" w:beforeAutospacing="0" w:after="0" w:afterAutospacing="0"/>
                            <w:jc w:val="center"/>
                          </w:pPr>
                          <w:r w:rsidRPr="00C54797">
                            <w:rPr>
                              <w:rFonts w:ascii="Calibri" w:hAnsi="Calibri"/>
                              <w:color w:val="000000"/>
                              <w:kern w:val="24"/>
                              <w:sz w:val="36"/>
                              <w:szCs w:val="36"/>
                            </w:rPr>
                            <w:t>DACPA</w:t>
                          </w:r>
                        </w:p>
                      </w:txbxContent>
                    </v:textbox>
                  </v:rect>
                  <v:shape id="Connecteur droit avec flèche 20" o:spid="_x0000_s1093" type="#_x0000_t32" style="position:absolute;left:33495;top:19807;width:14414;height:6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lp8IAAADbAAAADwAAAGRycy9kb3ducmV2LnhtbERPTYvCMBC9L/gfwgh7W1NFxK1GUVmh&#10;Fxd0FTyOzdiWNpPaRK37681B8Ph439N5aypxo8YVlhX0exEI4tTqgjMF+7/11xiE88gaK8uk4EEO&#10;5rPOxxRjbe+8pdvOZyKEsItRQe59HUvp0pwMup6tiQN3to1BH2CTSd3gPYSbSg6iaCQNFhwacqxp&#10;lVNa7q5GwSrZJMlyPS5/T4dj+WP+h5fDdqjUZ7ddTEB4av1b/HInWsF3WB++h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Klp8IAAADbAAAADwAAAAAAAAAAAAAA&#10;AAChAgAAZHJzL2Rvd25yZXYueG1sUEsFBgAAAAAEAAQA+QAAAJADAAAAAA==&#10;" strokecolor="#4a7ebb">
                    <v:stroke endarrow="open"/>
                  </v:shape>
                  <v:shape id="Text Box 189" o:spid="_x0000_s1094" type="#_x0000_t202" style="position:absolute;left:34912;top:21064;width:12039;height:2463;rotation:168051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jMUA&#10;AADbAAAADwAAAGRycy9kb3ducmV2LnhtbESPQWsCMRSE74X+h/AK3mpWrW1djSJKi+ipVuj1uXlu&#10;VjcvyyZd139vBMHjMDPfMJNZa0vRUO0Lxwp63QQEceZ0wbmC3e/X6ycIH5A1lo5JwYU8zKbPTxNM&#10;tTvzDzXbkIsIYZ+iAhNClUrpM0MWfddVxNE7uNpiiLLOpa7xHOG2lP0keZcWC44LBitaGMpO23+r&#10;YFN8Z/u35HIaNrs/s1yuP1bHwUapzks7H4MI1IZH+N5eaQWjHty+xB8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BWMxQAAANsAAAAPAAAAAAAAAAAAAAAAAJgCAABkcnMv&#10;ZG93bnJldi54bWxQSwUGAAAAAAQABAD1AAAAigMAAAAA&#10;" filled="f" stroked="f">
                    <v:textbox style="mso-fit-shape-to-text:t">
                      <w:txbxContent>
                        <w:p w:rsidR="00A333AB" w:rsidRDefault="00A333AB" w:rsidP="00C54797">
                          <w:pPr>
                            <w:pStyle w:val="NormalWeb"/>
                            <w:spacing w:before="0" w:beforeAutospacing="0" w:after="0" w:afterAutospacing="0"/>
                          </w:pPr>
                          <w:proofErr w:type="gramStart"/>
                          <w:r w:rsidRPr="00C54797">
                            <w:rPr>
                              <w:rFonts w:ascii="Calibri" w:hAnsi="Calibri"/>
                              <w:color w:val="000000"/>
                              <w:kern w:val="24"/>
                              <w:sz w:val="20"/>
                              <w:szCs w:val="20"/>
                            </w:rPr>
                            <w:t>consignes</w:t>
                          </w:r>
                          <w:proofErr w:type="gramEnd"/>
                        </w:p>
                      </w:txbxContent>
                    </v:textbox>
                  </v:shape>
                  <v:shape id="Connecteur droit avec flèche 22" o:spid="_x0000_s1095" type="#_x0000_t32" style="position:absolute;left:33123;top:21724;width:12016;height:50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z+B8YAAADbAAAADwAAAGRycy9kb3ducmV2LnhtbESPT2vCQBTE7wW/w/IKXkrd6KFomo3U&#10;fyAVD1Xp+bH7mqTNvg3ZjaZ++q4g9DjMzG+YbN7bWpyp9ZVjBeNRAoJYO1NxoeB03DxPQfiAbLB2&#10;TAp+ycM8HzxkmBp34Q86H0IhIoR9igrKEJpUSq9LsuhHriGO3pdrLYYo20KaFi8Rbms5SZIXabHi&#10;uFBiQ8uS9M+hswqa/XanV0/d6fNbz67L9eL4bhdXpYaP/dsriEB9+A/f21ujYDaB25f4A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s/gfGAAAA2wAAAA8AAAAAAAAA&#10;AAAAAAAAoQIAAGRycy9kb3ducmV2LnhtbFBLBQYAAAAABAAEAPkAAACUAwAAAAA=&#10;" strokecolor="#4a7ebb">
                    <v:stroke endarrow="open"/>
                  </v:shape>
                  <v:shape id="ZoneTexte 53" o:spid="_x0000_s1096" type="#_x0000_t202" style="position:absolute;left:34181;top:23748;width:7764;height:2462;rotation:178960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LexcQA&#10;AADbAAAADwAAAGRycy9kb3ducmV2LnhtbESPQWvCQBSE74X+h+UVems2tVhqdCOlItiTqEU8PrPP&#10;JCT7Nt1dY/z3XaHgcZiZb5jZfDCt6Mn52rKC1yQFQVxYXXOp4Ge3fPkA4QOyxtYyKbiSh3n++DDD&#10;TNsLb6jfhlJECPsMFVQhdJmUvqjIoE9sRxy9k3UGQ5SulNrhJcJNK0dp+i4N1hwXKuzoq6Ki2Z6N&#10;gs7134cV0qY+X38X4zGOjutmr9Tz0/A5BRFoCPfwf3ulFUze4PYl/gC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C3sXEAAAA2wAAAA8AAAAAAAAAAAAAAAAAmAIAAGRycy9k&#10;b3ducmV2LnhtbFBLBQYAAAAABAAEAPUAAACJAwAAAAA=&#10;" filled="f" stroked="f">
                    <v:textbox style="mso-fit-shape-to-text:t">
                      <w:txbxContent>
                        <w:p w:rsidR="00A333AB" w:rsidRDefault="00A333AB" w:rsidP="00C54797">
                          <w:pPr>
                            <w:pStyle w:val="NormalWeb"/>
                            <w:spacing w:before="0" w:beforeAutospacing="0" w:after="0" w:afterAutospacing="0"/>
                          </w:pPr>
                          <w:proofErr w:type="gramStart"/>
                          <w:r w:rsidRPr="00C54797">
                            <w:rPr>
                              <w:rFonts w:ascii="Calibri" w:hAnsi="Calibri"/>
                              <w:color w:val="000000"/>
                              <w:kern w:val="24"/>
                              <w:sz w:val="20"/>
                              <w:szCs w:val="20"/>
                            </w:rPr>
                            <w:t>états</w:t>
                          </w:r>
                          <w:proofErr w:type="gramEnd"/>
                        </w:p>
                      </w:txbxContent>
                    </v:textbox>
                  </v:shape>
                  <v:rect id="Rectangle 24" o:spid="_x0000_s1097" style="position:absolute;left:25055;top:30386;width:10090;height:5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5McQA&#10;AADbAAAADwAAAGRycy9kb3ducmV2LnhtbESPQWvCQBSE74L/YXmCt7qxVqvRVYogDQiC1kN7e2af&#10;STD7NmZXjf/eFQoeh5n5hpktGlOKK9WusKyg34tAEKdWF5wp2P+s3sYgnEfWWFomBXdysJi3WzOM&#10;tb3xlq47n4kAYRejgtz7KpbSpTkZdD1bEQfvaGuDPsg6k7rGW4CbUr5H0UgaLDgs5FjRMqf0tLsY&#10;BVki/4af9rAfrL835+Fh/GuOnCjV7TRfUxCeGv8K/7cTrWDyAc8v4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OTHEAAAA2wAAAA8AAAAAAAAAAAAAAAAAmAIAAGRycy9k&#10;b3ducmV2LnhtbFBLBQYAAAAABAAEAPUAAACJAwAAAAA=&#10;" strokecolor="#f79646" strokeweight="2pt">
                    <v:stroke dashstyle="dash"/>
                    <v:textbox>
                      <w:txbxContent>
                        <w:p w:rsidR="00A333AB" w:rsidRPr="00436CD1" w:rsidRDefault="00A333AB" w:rsidP="00C54797">
                          <w:pPr>
                            <w:pStyle w:val="NormalWeb"/>
                            <w:spacing w:before="0" w:beforeAutospacing="0" w:after="0" w:afterAutospacing="0"/>
                            <w:jc w:val="center"/>
                            <w:rPr>
                              <w:sz w:val="20"/>
                            </w:rPr>
                          </w:pPr>
                          <w:proofErr w:type="spellStart"/>
                          <w:r w:rsidRPr="00436CD1">
                            <w:rPr>
                              <w:rFonts w:ascii="Calibri" w:hAnsi="Calibri"/>
                              <w:color w:val="000000"/>
                              <w:kern w:val="24"/>
                              <w:sz w:val="28"/>
                              <w:szCs w:val="36"/>
                            </w:rPr>
                            <w:t>Omap</w:t>
                          </w:r>
                          <w:proofErr w:type="spellEnd"/>
                          <w:r w:rsidRPr="00436CD1">
                            <w:rPr>
                              <w:rFonts w:ascii="Calibri" w:hAnsi="Calibri"/>
                              <w:color w:val="000000"/>
                              <w:kern w:val="24"/>
                              <w:sz w:val="28"/>
                              <w:szCs w:val="36"/>
                            </w:rPr>
                            <w:t>/TM</w:t>
                          </w:r>
                        </w:p>
                      </w:txbxContent>
                    </v:textbox>
                  </v:rect>
                  <v:shape id="AutoShape 193" o:spid="_x0000_s1098" type="#_x0000_t32" style="position:absolute;left:28263;top:25568;width:1837;height:48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UGP8YAAADbAAAADwAAAGRycy9kb3ducmV2LnhtbESPT2vCQBTE70K/w/IK3nRTUbHRVVpR&#10;yEXBf9DjM/uahGTfxuyqsZ++KxR6HGbmN8xs0ZpK3KhxhWUFb/0IBHFqdcGZguNh3ZuAcB5ZY2WZ&#10;FDzIwWL+0plhrO2dd3Tb+0wECLsYFeTe17GULs3JoOvbmjh437Yx6INsMqkbvAe4qeQgisbSYMFh&#10;Icealjml5f5qFCyTTZJ8rifl9nz6KlfmZ3g57YZKdV/bjykIT63/D/+1E63gfQTP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VBj/GAAAA2wAAAA8AAAAAAAAA&#10;AAAAAAAAoQIAAGRycy9kb3ducmV2LnhtbFBLBQYAAAAABAAEAPkAAACUAwAAAAA=&#10;" strokecolor="#4a7ebb">
                    <v:stroke endarrow="open"/>
                  </v:shape>
                  <v:shape id="ZoneTexte 74" o:spid="_x0000_s1099" type="#_x0000_t202" style="position:absolute;left:27007;top:25567;width:9240;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rsidR="00A333AB" w:rsidRDefault="00A333AB" w:rsidP="00C54797">
                          <w:pPr>
                            <w:pStyle w:val="NormalWeb"/>
                            <w:spacing w:before="0" w:beforeAutospacing="0" w:after="0" w:afterAutospacing="0"/>
                          </w:pPr>
                          <w:r w:rsidRPr="00C54797">
                            <w:rPr>
                              <w:rFonts w:ascii="Calibri" w:hAnsi="Calibri"/>
                              <w:color w:val="000000"/>
                              <w:kern w:val="24"/>
                              <w:sz w:val="20"/>
                              <w:szCs w:val="20"/>
                            </w:rPr>
                            <w:t xml:space="preserve">Trame </w:t>
                          </w:r>
                        </w:p>
                        <w:p w:rsidR="00A333AB" w:rsidRDefault="00A333AB" w:rsidP="00C54797">
                          <w:pPr>
                            <w:pStyle w:val="NormalWeb"/>
                            <w:spacing w:before="0" w:beforeAutospacing="0" w:after="0" w:afterAutospacing="0"/>
                          </w:pPr>
                          <w:r>
                            <w:rPr>
                              <w:rFonts w:ascii="Calibri" w:hAnsi="Calibri"/>
                              <w:color w:val="000000"/>
                              <w:kern w:val="24"/>
                              <w:sz w:val="20"/>
                              <w:szCs w:val="20"/>
                            </w:rPr>
                            <w:t>Enregistreur</w:t>
                          </w:r>
                        </w:p>
                      </w:txbxContent>
                    </v:textbox>
                  </v:shape>
                </v:group>
              </w:pict>
            </mc:Fallback>
          </mc:AlternateContent>
        </w:r>
      </w:del>
      <w:ins w:id="457" w:author="GUIZARD Maurice" w:date="2014-09-09T17:44:00Z">
        <w:r w:rsidR="001717E4">
          <w:rPr>
            <w:noProof/>
          </w:rPr>
          <w:drawing>
            <wp:inline distT="0" distB="0" distL="0" distR="0" wp14:anchorId="697F8B76" wp14:editId="5D1614D1">
              <wp:extent cx="5401310" cy="4029710"/>
              <wp:effectExtent l="0" t="0" r="8890" b="889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pic:spPr>
                  </pic:pic>
                </a:graphicData>
              </a:graphic>
            </wp:inline>
          </w:drawing>
        </w:r>
      </w:ins>
    </w:p>
    <w:p w:rsidR="00C54797" w:rsidRDefault="00C54797" w:rsidP="000755C2">
      <w:pPr>
        <w:pStyle w:val="Textestandard"/>
      </w:pPr>
    </w:p>
    <w:p w:rsidR="001A72EC" w:rsidRPr="004F040E" w:rsidRDefault="001A72EC" w:rsidP="001A72EC">
      <w:pPr>
        <w:pStyle w:val="Findelisteoupara"/>
        <w:rPr>
          <w:lang w:val="fr-FR"/>
        </w:rPr>
      </w:pPr>
    </w:p>
    <w:p w:rsidR="00E1331F" w:rsidRDefault="00E1331F" w:rsidP="001A72EC">
      <w:pPr>
        <w:pStyle w:val="Titredefigure"/>
        <w:rPr>
          <w:lang w:val="fr-FR"/>
        </w:rPr>
      </w:pPr>
      <w:bookmarkStart w:id="458" w:name="_Toc398632682"/>
      <w:r>
        <w:t xml:space="preserve">Interfaces </w:t>
      </w:r>
      <w:proofErr w:type="spellStart"/>
      <w:r>
        <w:t>externes</w:t>
      </w:r>
      <w:bookmarkEnd w:id="458"/>
      <w:proofErr w:type="spellEnd"/>
    </w:p>
    <w:p w:rsidR="00C30189" w:rsidRDefault="00C30189" w:rsidP="000755C2">
      <w:pPr>
        <w:pStyle w:val="Textestandard"/>
      </w:pPr>
      <w:r>
        <w:t>En pointillé sont présentées les liaisons ponctuelles</w:t>
      </w:r>
    </w:p>
    <w:p w:rsidR="00B144BE" w:rsidRDefault="00C54797" w:rsidP="000755C2">
      <w:pPr>
        <w:pStyle w:val="Textestandard"/>
        <w:rPr>
          <w:ins w:id="459" w:author="DECOOPMAN Alexandre" w:date="2014-09-16T12:02:00Z"/>
        </w:rPr>
      </w:pPr>
      <w:r>
        <w:t>Pour chacune de ces interface</w:t>
      </w:r>
      <w:r w:rsidR="00E4765F">
        <w:t>s</w:t>
      </w:r>
      <w:r>
        <w:t xml:space="preserve">, un paragraphe </w:t>
      </w:r>
      <w:del w:id="460" w:author="GUIZARD Maurice" w:date="2014-09-02T19:26:00Z">
        <w:r w:rsidDel="00CA26C4">
          <w:delText>suivants</w:delText>
        </w:r>
      </w:del>
      <w:ins w:id="461" w:author="GUIZARD Maurice" w:date="2014-09-02T19:26:00Z">
        <w:r w:rsidR="00CA26C4">
          <w:t>suivant</w:t>
        </w:r>
      </w:ins>
      <w:r>
        <w:t xml:space="preserve"> décrit la </w:t>
      </w:r>
      <w:r w:rsidR="00E4765F">
        <w:t>nature</w:t>
      </w:r>
      <w:r>
        <w:t xml:space="preserve"> et les fonctions de </w:t>
      </w:r>
      <w:ins w:id="462" w:author="GUIZARD Maurice" w:date="2014-09-02T19:25:00Z">
        <w:r w:rsidR="00CA26C4">
          <w:t xml:space="preserve">chaque </w:t>
        </w:r>
      </w:ins>
      <w:del w:id="463" w:author="GUIZARD Maurice" w:date="2014-09-02T19:25:00Z">
        <w:r w:rsidDel="00CA26C4">
          <w:delText>l’</w:delText>
        </w:r>
      </w:del>
      <w:r>
        <w:t>interface</w:t>
      </w:r>
      <w:ins w:id="464" w:author="GUIZARD Maurice" w:date="2014-09-02T19:25:00Z">
        <w:r w:rsidR="00CA26C4">
          <w:t>.</w:t>
        </w:r>
      </w:ins>
    </w:p>
    <w:p w:rsidR="00B144BE" w:rsidRDefault="00B144BE">
      <w:pPr>
        <w:rPr>
          <w:ins w:id="465" w:author="DECOOPMAN Alexandre" w:date="2014-09-16T12:02:00Z"/>
          <w:bCs/>
          <w:szCs w:val="24"/>
        </w:rPr>
      </w:pPr>
      <w:ins w:id="466" w:author="DECOOPMAN Alexandre" w:date="2014-09-16T12:02:00Z">
        <w:r>
          <w:br w:type="page"/>
        </w:r>
      </w:ins>
    </w:p>
    <w:p w:rsidR="00C54797" w:rsidRDefault="00C54797" w:rsidP="000755C2">
      <w:pPr>
        <w:pStyle w:val="Textestandard"/>
      </w:pPr>
    </w:p>
    <w:p w:rsidR="008250E3" w:rsidRDefault="008250E3" w:rsidP="000039A0">
      <w:pPr>
        <w:pStyle w:val="Titre2"/>
      </w:pPr>
      <w:bookmarkStart w:id="467" w:name="_Toc398632656"/>
      <w:r>
        <w:t>Interfaces Train/Cabine</w:t>
      </w:r>
      <w:r w:rsidR="002B78BD">
        <w:t xml:space="preserve"> </w:t>
      </w:r>
      <w:r w:rsidR="002B78BD">
        <w:sym w:font="Wingdings" w:char="F0DF"/>
      </w:r>
      <w:r w:rsidR="002B78BD">
        <w:sym w:font="Wingdings" w:char="F0E0"/>
      </w:r>
      <w:r w:rsidR="002B78BD">
        <w:t xml:space="preserve"> PA</w:t>
      </w:r>
      <w:bookmarkEnd w:id="467"/>
    </w:p>
    <w:p w:rsidR="006A4223" w:rsidRDefault="00CA26C4" w:rsidP="000755C2">
      <w:pPr>
        <w:pStyle w:val="Textestandard"/>
        <w:rPr>
          <w:ins w:id="468" w:author="GUIZARD Maurice" w:date="2014-09-02T19:24:00Z"/>
        </w:rPr>
      </w:pPr>
      <w:ins w:id="469" w:author="GUIZARD Maurice" w:date="2014-09-02T19:24:00Z">
        <w:r w:rsidRPr="00CA26C4">
          <w:rPr>
            <w:noProof/>
          </w:rPr>
          <mc:AlternateContent>
            <mc:Choice Requires="wpg">
              <w:drawing>
                <wp:anchor distT="0" distB="0" distL="114300" distR="114300" simplePos="0" relativeHeight="251659264" behindDoc="0" locked="0" layoutInCell="1" allowOverlap="1" wp14:anchorId="139D2138" wp14:editId="0E1014AC">
                  <wp:simplePos x="0" y="0"/>
                  <wp:positionH relativeFrom="column">
                    <wp:posOffset>-424180</wp:posOffset>
                  </wp:positionH>
                  <wp:positionV relativeFrom="paragraph">
                    <wp:posOffset>626745</wp:posOffset>
                  </wp:positionV>
                  <wp:extent cx="6343651" cy="1799590"/>
                  <wp:effectExtent l="0" t="38100" r="76200" b="86360"/>
                  <wp:wrapNone/>
                  <wp:docPr id="183" name="Groupe 7"/>
                  <wp:cNvGraphicFramePr/>
                  <a:graphic xmlns:a="http://schemas.openxmlformats.org/drawingml/2006/main">
                    <a:graphicData uri="http://schemas.microsoft.com/office/word/2010/wordprocessingGroup">
                      <wpg:wgp>
                        <wpg:cNvGrpSpPr/>
                        <wpg:grpSpPr>
                          <a:xfrm>
                            <a:off x="0" y="0"/>
                            <a:ext cx="6343651" cy="1799590"/>
                            <a:chOff x="0" y="9528"/>
                            <a:chExt cx="6343683" cy="1800200"/>
                          </a:xfrm>
                        </wpg:grpSpPr>
                        <wps:wsp>
                          <wps:cNvPr id="184" name="Rectangle 184"/>
                          <wps:cNvSpPr/>
                          <wps:spPr>
                            <a:xfrm>
                              <a:off x="3491003" y="9528"/>
                              <a:ext cx="2852680" cy="1800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333AB" w:rsidRDefault="00A333AB" w:rsidP="00CA26C4"/>
                            </w:txbxContent>
                          </wps:txbx>
                          <wps:bodyPr rtlCol="0" anchor="ctr"/>
                        </wps:wsp>
                        <wps:wsp>
                          <wps:cNvPr id="185" name="Rectangle 185"/>
                          <wps:cNvSpPr/>
                          <wps:spPr>
                            <a:xfrm>
                              <a:off x="0" y="78104"/>
                              <a:ext cx="952128" cy="1722096"/>
                            </a:xfrm>
                            <a:prstGeom prst="rect">
                              <a:avLst/>
                            </a:prstGeom>
                          </wps:spPr>
                          <wps:style>
                            <a:lnRef idx="2">
                              <a:schemeClr val="accent2"/>
                            </a:lnRef>
                            <a:fillRef idx="1">
                              <a:schemeClr val="lt1"/>
                            </a:fillRef>
                            <a:effectRef idx="0">
                              <a:schemeClr val="accent2"/>
                            </a:effectRef>
                            <a:fontRef idx="minor">
                              <a:schemeClr val="dk1"/>
                            </a:fontRef>
                          </wps:style>
                          <wps:txbx>
                            <w:txbxContent>
                              <w:p w:rsidR="00A333AB" w:rsidRDefault="00A333AB" w:rsidP="00CA26C4">
                                <w:pPr>
                                  <w:pStyle w:val="NormalWeb"/>
                                  <w:spacing w:before="0" w:beforeAutospacing="0" w:after="0" w:afterAutospacing="0"/>
                                  <w:jc w:val="center"/>
                                </w:pPr>
                                <w:r>
                                  <w:rPr>
                                    <w:rFonts w:asciiTheme="minorHAnsi" w:hAnsi="Calibri" w:cstheme="minorBidi"/>
                                    <w:color w:val="000000" w:themeColor="dark1"/>
                                    <w:kern w:val="24"/>
                                    <w:sz w:val="32"/>
                                    <w:szCs w:val="32"/>
                                  </w:rPr>
                                  <w:t>Matériel roulant</w:t>
                                </w:r>
                              </w:p>
                            </w:txbxContent>
                          </wps:txbx>
                          <wps:bodyPr rtlCol="0" anchor="ctr"/>
                        </wps:wsp>
                        <wps:wsp>
                          <wps:cNvPr id="186" name="Connecteur droit avec flèche 186"/>
                          <wps:cNvCnPr/>
                          <wps:spPr>
                            <a:xfrm flipH="1">
                              <a:off x="938890" y="720080"/>
                              <a:ext cx="267230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7" name="ZoneTexte 58"/>
                          <wps:cNvSpPr txBox="1"/>
                          <wps:spPr>
                            <a:xfrm>
                              <a:off x="1058920" y="144016"/>
                              <a:ext cx="2432248" cy="400110"/>
                            </a:xfrm>
                            <a:prstGeom prst="rect">
                              <a:avLst/>
                            </a:prstGeom>
                            <a:noFill/>
                          </wps:spPr>
                          <wps:txbx>
                            <w:txbxContent>
                              <w:p w:rsidR="00A333AB" w:rsidRPr="00905CCB" w:rsidRDefault="00A333AB" w:rsidP="00CA26C4">
                                <w:pPr>
                                  <w:pStyle w:val="NormalWeb"/>
                                  <w:spacing w:before="0" w:beforeAutospacing="0" w:after="0" w:afterAutospacing="0"/>
                                  <w:rPr>
                                    <w:lang w:val="en-GB"/>
                                  </w:rPr>
                                </w:pPr>
                                <w:r w:rsidRPr="00905CCB">
                                  <w:rPr>
                                    <w:rFonts w:asciiTheme="minorHAnsi" w:hAnsi="Calibri" w:cstheme="minorBidi"/>
                                    <w:b/>
                                    <w:bCs/>
                                    <w:color w:val="000000" w:themeColor="text1"/>
                                    <w:kern w:val="24"/>
                                    <w:sz w:val="20"/>
                                    <w:szCs w:val="20"/>
                                    <w:lang w:val="en-GB"/>
                                  </w:rPr>
                                  <w:t>Info TOR</w:t>
                                </w:r>
                                <w:r w:rsidRPr="00905CCB">
                                  <w:rPr>
                                    <w:rFonts w:asciiTheme="minorHAnsi" w:hAnsi="Calibri" w:cstheme="minorBidi"/>
                                    <w:color w:val="000000" w:themeColor="text1"/>
                                    <w:kern w:val="24"/>
                                    <w:sz w:val="20"/>
                                    <w:szCs w:val="20"/>
                                    <w:lang w:val="en-GB"/>
                                  </w:rPr>
                                  <w:t xml:space="preserve">: </w:t>
                                </w:r>
                                <w:del w:id="470" w:author="GUIZARD Maurice" w:date="2014-09-02T19:28:00Z">
                                  <w:r w:rsidRPr="00905CCB" w:rsidDel="00CA26C4">
                                    <w:rPr>
                                      <w:rFonts w:asciiTheme="minorHAnsi" w:hAnsi="Calibri" w:cstheme="minorBidi"/>
                                      <w:color w:val="000000" w:themeColor="text1"/>
                                      <w:kern w:val="24"/>
                                      <w:sz w:val="20"/>
                                      <w:szCs w:val="20"/>
                                      <w:lang w:val="en-GB"/>
                                    </w:rPr>
                                    <w:delText>Etat PA</w:delText>
                                  </w:r>
                                </w:del>
                                <w:proofErr w:type="gramStart"/>
                                <w:ins w:id="471" w:author="GUIZARD Maurice" w:date="2014-09-02T19:28:00Z">
                                  <w:r w:rsidRPr="00905CCB">
                                    <w:rPr>
                                      <w:rFonts w:asciiTheme="minorHAnsi" w:hAnsi="Calibri" w:cstheme="minorBidi"/>
                                      <w:color w:val="000000" w:themeColor="text1"/>
                                      <w:kern w:val="24"/>
                                      <w:sz w:val="20"/>
                                      <w:szCs w:val="20"/>
                                      <w:lang w:val="en-GB"/>
                                    </w:rPr>
                                    <w:t>Z(</w:t>
                                  </w:r>
                                  <w:proofErr w:type="gramEnd"/>
                                  <w:r w:rsidRPr="00905CCB">
                                    <w:rPr>
                                      <w:rFonts w:asciiTheme="minorHAnsi" w:hAnsi="Calibri" w:cstheme="minorBidi"/>
                                      <w:color w:val="000000" w:themeColor="text1"/>
                                      <w:kern w:val="24"/>
                                      <w:sz w:val="20"/>
                                      <w:szCs w:val="20"/>
                                      <w:lang w:val="en-GB"/>
                                    </w:rPr>
                                    <w:t>CO)</w:t>
                                  </w:r>
                                </w:ins>
                                <w:r w:rsidRPr="00905CCB">
                                  <w:rPr>
                                    <w:rFonts w:asciiTheme="minorHAnsi" w:hAnsi="Calibri" w:cstheme="minorBidi"/>
                                    <w:color w:val="000000" w:themeColor="text1"/>
                                    <w:kern w:val="24"/>
                                    <w:sz w:val="20"/>
                                    <w:szCs w:val="20"/>
                                    <w:lang w:val="en-GB"/>
                                  </w:rPr>
                                  <w:t xml:space="preserve">, Courant HT, </w:t>
                                </w:r>
                                <w:proofErr w:type="spellStart"/>
                                <w:r w:rsidRPr="00905CCB">
                                  <w:rPr>
                                    <w:rFonts w:asciiTheme="minorHAnsi" w:hAnsi="Calibri" w:cstheme="minorBidi"/>
                                    <w:color w:val="000000" w:themeColor="text1"/>
                                    <w:kern w:val="24"/>
                                    <w:sz w:val="20"/>
                                    <w:szCs w:val="20"/>
                                    <w:lang w:val="en-GB"/>
                                  </w:rPr>
                                  <w:t>Etat</w:t>
                                </w:r>
                                <w:proofErr w:type="spellEnd"/>
                                <w:r w:rsidRPr="00905CCB">
                                  <w:rPr>
                                    <w:rFonts w:asciiTheme="minorHAnsi" w:hAnsi="Calibri" w:cstheme="minorBidi"/>
                                    <w:color w:val="000000" w:themeColor="text1"/>
                                    <w:kern w:val="24"/>
                                    <w:sz w:val="20"/>
                                    <w:szCs w:val="20"/>
                                    <w:lang w:val="en-GB"/>
                                  </w:rPr>
                                  <w:t xml:space="preserve"> FU, Z(IS)COV, Z(IS)REG </w:t>
                                </w:r>
                              </w:p>
                            </w:txbxContent>
                          </wps:txbx>
                          <wps:bodyPr wrap="square" rtlCol="0">
                            <a:spAutoFit/>
                          </wps:bodyPr>
                        </wps:wsp>
                        <wps:wsp>
                          <wps:cNvPr id="188" name="ZoneTexte 65"/>
                          <wps:cNvSpPr txBox="1"/>
                          <wps:spPr>
                            <a:xfrm>
                              <a:off x="1298930" y="545867"/>
                              <a:ext cx="1867943" cy="246221"/>
                            </a:xfrm>
                            <a:prstGeom prst="rect">
                              <a:avLst/>
                            </a:prstGeom>
                            <a:noFill/>
                          </wps:spPr>
                          <wps:txbx>
                            <w:txbxContent>
                              <w:p w:rsidR="00A333AB" w:rsidRDefault="00A333AB" w:rsidP="00CA26C4">
                                <w:pPr>
                                  <w:pStyle w:val="NormalWeb"/>
                                  <w:spacing w:before="0" w:beforeAutospacing="0" w:after="0" w:afterAutospacing="0"/>
                                </w:pPr>
                                <w:r>
                                  <w:rPr>
                                    <w:rFonts w:asciiTheme="minorHAnsi" w:hAnsi="Calibri" w:cstheme="minorBidi"/>
                                    <w:b/>
                                    <w:bCs/>
                                    <w:color w:val="000000" w:themeColor="text1"/>
                                    <w:kern w:val="24"/>
                                    <w:sz w:val="20"/>
                                    <w:szCs w:val="20"/>
                                  </w:rPr>
                                  <w:t>Consignes d’effort</w:t>
                                </w:r>
                                <w:r>
                                  <w:rPr>
                                    <w:rFonts w:asciiTheme="minorHAnsi" w:hAnsi="Calibri" w:cstheme="minorBidi"/>
                                    <w:color w:val="000000" w:themeColor="text1"/>
                                    <w:kern w:val="24"/>
                                    <w:sz w:val="20"/>
                                    <w:szCs w:val="20"/>
                                  </w:rPr>
                                  <w:t>: PWM 1 et 2</w:t>
                                </w:r>
                              </w:p>
                            </w:txbxContent>
                          </wps:txbx>
                          <wps:bodyPr wrap="square" rtlCol="0">
                            <a:spAutoFit/>
                          </wps:bodyPr>
                        </wps:wsp>
                        <wps:wsp>
                          <wps:cNvPr id="189" name="Connecteur droit avec flèche 189"/>
                          <wps:cNvCnPr/>
                          <wps:spPr>
                            <a:xfrm flipH="1">
                              <a:off x="938890" y="839996"/>
                              <a:ext cx="260831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0" name="ZoneTexte 69"/>
                          <wps:cNvSpPr txBox="1"/>
                          <wps:spPr>
                            <a:xfrm>
                              <a:off x="1154914" y="864096"/>
                              <a:ext cx="2416822" cy="556449"/>
                            </a:xfrm>
                            <a:prstGeom prst="rect">
                              <a:avLst/>
                            </a:prstGeom>
                            <a:noFill/>
                          </wps:spPr>
                          <wps:txbx>
                            <w:txbxContent>
                              <w:p w:rsidR="00A333AB" w:rsidRDefault="00A333AB" w:rsidP="00CA26C4">
                                <w:pPr>
                                  <w:pStyle w:val="NormalWeb"/>
                                  <w:spacing w:before="0" w:beforeAutospacing="0" w:after="0" w:afterAutospacing="0"/>
                                </w:pPr>
                                <w:r>
                                  <w:rPr>
                                    <w:rFonts w:asciiTheme="minorHAnsi" w:hAnsi="Calibri" w:cstheme="minorBidi"/>
                                    <w:b/>
                                    <w:bCs/>
                                    <w:color w:val="000000" w:themeColor="text1"/>
                                    <w:kern w:val="24"/>
                                    <w:sz w:val="20"/>
                                    <w:szCs w:val="20"/>
                                  </w:rPr>
                                  <w:t xml:space="preserve">Consignes TOR </w:t>
                                </w:r>
                                <w:proofErr w:type="gramStart"/>
                                <w:r>
                                  <w:rPr>
                                    <w:rFonts w:asciiTheme="minorHAnsi" w:hAnsi="Calibri" w:cstheme="minorBidi"/>
                                    <w:color w:val="000000" w:themeColor="text1"/>
                                    <w:kern w:val="24"/>
                                    <w:sz w:val="20"/>
                                    <w:szCs w:val="20"/>
                                  </w:rPr>
                                  <w:t>:  TF</w:t>
                                </w:r>
                                <w:proofErr w:type="gramEnd"/>
                                <w:r>
                                  <w:rPr>
                                    <w:rFonts w:asciiTheme="minorHAnsi" w:hAnsi="Calibri" w:cstheme="minorBidi"/>
                                    <w:color w:val="000000" w:themeColor="text1"/>
                                    <w:kern w:val="24"/>
                                    <w:sz w:val="20"/>
                                    <w:szCs w:val="20"/>
                                  </w:rPr>
                                  <w:t xml:space="preserve"> 1 </w:t>
                                </w:r>
                                <w:del w:id="472" w:author="GUIZARD Maurice" w:date="2014-09-02T19:29:00Z">
                                  <w:r w:rsidDel="00CA26C4">
                                    <w:rPr>
                                      <w:rFonts w:asciiTheme="minorHAnsi" w:hAnsi="Calibri" w:cstheme="minorBidi"/>
                                      <w:color w:val="000000" w:themeColor="text1"/>
                                      <w:kern w:val="24"/>
                                      <w:sz w:val="20"/>
                                      <w:szCs w:val="20"/>
                                    </w:rPr>
                                    <w:delText>et 2, voyants Départ Possible et PA non disponible</w:delText>
                                  </w:r>
                                </w:del>
                                <w:ins w:id="473" w:author="GUIZARD Maurice" w:date="2014-09-02T19:29:00Z">
                                  <w:r w:rsidRPr="00CA26C4">
                                    <w:rPr>
                                      <w:rFonts w:asciiTheme="minorHAnsi" w:hAnsi="Calibri" w:cstheme="minorBidi"/>
                                      <w:color w:val="000000" w:themeColor="text1"/>
                                      <w:kern w:val="24"/>
                                      <w:sz w:val="20"/>
                                      <w:szCs w:val="20"/>
                                    </w:rPr>
                                    <w:t xml:space="preserve"> </w:t>
                                  </w:r>
                                  <w:r>
                                    <w:rPr>
                                      <w:rFonts w:asciiTheme="minorHAnsi" w:hAnsi="Calibri" w:cstheme="minorBidi"/>
                                      <w:color w:val="000000" w:themeColor="text1"/>
                                      <w:kern w:val="24"/>
                                      <w:sz w:val="20"/>
                                      <w:szCs w:val="20"/>
                                    </w:rPr>
                                    <w:t>et 2, voyants Départ Possible et PA non disponible</w:t>
                                  </w:r>
                                </w:ins>
                              </w:p>
                            </w:txbxContent>
                          </wps:txbx>
                          <wps:bodyPr wrap="square" rtlCol="0">
                            <a:spAutoFit/>
                          </wps:bodyPr>
                        </wps:wsp>
                        <wps:wsp>
                          <wps:cNvPr id="191" name="Rectangle 191"/>
                          <wps:cNvSpPr/>
                          <wps:spPr>
                            <a:xfrm>
                              <a:off x="3605635" y="360041"/>
                              <a:ext cx="720080" cy="59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CA26C4">
                                <w:pPr>
                                  <w:pStyle w:val="NormalWeb"/>
                                  <w:spacing w:before="0" w:beforeAutospacing="0" w:after="0" w:afterAutospacing="0"/>
                                  <w:jc w:val="center"/>
                                </w:pPr>
                                <w:r>
                                  <w:rPr>
                                    <w:rFonts w:asciiTheme="minorHAnsi" w:hAnsi="Calibri" w:cstheme="minorBidi"/>
                                    <w:color w:val="FFFFFF" w:themeColor="light1"/>
                                    <w:kern w:val="24"/>
                                    <w:sz w:val="22"/>
                                    <w:szCs w:val="22"/>
                                  </w:rPr>
                                  <w:t>CMR015</w:t>
                                </w:r>
                              </w:p>
                            </w:txbxContent>
                          </wps:txbx>
                          <wps:bodyPr rtlCol="0" anchor="ctr"/>
                        </wps:wsp>
                        <wps:wsp>
                          <wps:cNvPr id="192" name="Connecteur droit avec flèche 192"/>
                          <wps:cNvCnPr>
                            <a:stCxn id="193" idx="1"/>
                          </wps:cNvCnPr>
                          <wps:spPr>
                            <a:xfrm flipH="1">
                              <a:off x="4341023" y="810162"/>
                              <a:ext cx="128083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3" name="Rectangle 193"/>
                          <wps:cNvSpPr/>
                          <wps:spPr>
                            <a:xfrm>
                              <a:off x="5621859" y="668323"/>
                              <a:ext cx="645623" cy="2836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CA26C4">
                                <w:pPr>
                                  <w:pStyle w:val="NormalWeb"/>
                                  <w:spacing w:before="0" w:beforeAutospacing="0" w:after="0" w:afterAutospacing="0"/>
                                  <w:jc w:val="center"/>
                                </w:pPr>
                                <w:r>
                                  <w:rPr>
                                    <w:rFonts w:asciiTheme="minorHAnsi" w:hAnsi="Calibri" w:cstheme="minorBidi"/>
                                    <w:color w:val="FFFFFF" w:themeColor="light1"/>
                                    <w:kern w:val="24"/>
                                    <w:sz w:val="22"/>
                                    <w:szCs w:val="22"/>
                                  </w:rPr>
                                  <w:t>CUC012</w:t>
                                </w:r>
                              </w:p>
                            </w:txbxContent>
                          </wps:txbx>
                          <wps:bodyPr rtlCol="0" anchor="ctr"/>
                        </wps:wsp>
                        <wps:wsp>
                          <wps:cNvPr id="194" name="Rectangle 194"/>
                          <wps:cNvSpPr/>
                          <wps:spPr>
                            <a:xfrm>
                              <a:off x="3620943" y="1368152"/>
                              <a:ext cx="720080" cy="2836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CA26C4">
                                <w:pPr>
                                  <w:pStyle w:val="NormalWeb"/>
                                  <w:spacing w:before="0" w:beforeAutospacing="0" w:after="0" w:afterAutospacing="0"/>
                                  <w:jc w:val="center"/>
                                </w:pPr>
                                <w:r>
                                  <w:rPr>
                                    <w:rFonts w:asciiTheme="minorHAnsi" w:hAnsi="Calibri" w:cstheme="minorBidi"/>
                                    <w:color w:val="FFFFFF" w:themeColor="light1"/>
                                    <w:kern w:val="24"/>
                                    <w:sz w:val="22"/>
                                    <w:szCs w:val="22"/>
                                  </w:rPr>
                                  <w:t>Bloc Alim</w:t>
                                </w:r>
                              </w:p>
                            </w:txbxContent>
                          </wps:txbx>
                          <wps:bodyPr rtlCol="0" anchor="ctr"/>
                        </wps:wsp>
                        <wps:wsp>
                          <wps:cNvPr id="195" name="Connecteur droit avec flèche 195"/>
                          <wps:cNvCnPr/>
                          <wps:spPr>
                            <a:xfrm>
                              <a:off x="952128" y="1509990"/>
                              <a:ext cx="2623065"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ZoneTexte 48"/>
                          <wps:cNvSpPr txBox="1"/>
                          <wps:spPr>
                            <a:xfrm>
                              <a:off x="1329688" y="1549691"/>
                              <a:ext cx="1867943" cy="246221"/>
                            </a:xfrm>
                            <a:prstGeom prst="rect">
                              <a:avLst/>
                            </a:prstGeom>
                            <a:noFill/>
                          </wps:spPr>
                          <wps:txbx>
                            <w:txbxContent>
                              <w:p w:rsidR="00A333AB" w:rsidRDefault="00A333AB" w:rsidP="00CA26C4">
                                <w:pPr>
                                  <w:pStyle w:val="NormalWeb"/>
                                  <w:spacing w:before="0" w:beforeAutospacing="0" w:after="0" w:afterAutospacing="0"/>
                                </w:pPr>
                                <w:r>
                                  <w:rPr>
                                    <w:rFonts w:asciiTheme="minorHAnsi" w:hAnsi="Calibri" w:cstheme="minorBidi"/>
                                    <w:b/>
                                    <w:bCs/>
                                    <w:color w:val="000000" w:themeColor="text1"/>
                                    <w:kern w:val="24"/>
                                    <w:sz w:val="20"/>
                                    <w:szCs w:val="20"/>
                                  </w:rPr>
                                  <w:t>Alimentation +BT</w:t>
                                </w:r>
                              </w:p>
                            </w:txbxContent>
                          </wps:txbx>
                          <wps:bodyPr wrap="square" rtlCol="0">
                            <a:spAutoFit/>
                          </wps:bodyPr>
                        </wps:wsp>
                        <wps:wsp>
                          <wps:cNvPr id="197" name="Rectangle 197"/>
                          <wps:cNvSpPr/>
                          <wps:spPr>
                            <a:xfrm>
                              <a:off x="4621401" y="1359092"/>
                              <a:ext cx="720080" cy="2836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CA26C4">
                                <w:pPr>
                                  <w:pStyle w:val="NormalWeb"/>
                                  <w:spacing w:before="0" w:beforeAutospacing="0" w:after="0" w:afterAutospacing="0"/>
                                  <w:jc w:val="center"/>
                                </w:pPr>
                                <w:r>
                                  <w:rPr>
                                    <w:rFonts w:asciiTheme="minorHAnsi" w:hAnsi="Calibri" w:cstheme="minorBidi"/>
                                    <w:color w:val="FFFFFF" w:themeColor="light1"/>
                                    <w:kern w:val="24"/>
                                    <w:sz w:val="22"/>
                                    <w:szCs w:val="22"/>
                                  </w:rPr>
                                  <w:t>CRV011</w:t>
                                </w:r>
                              </w:p>
                            </w:txbxContent>
                          </wps:txbx>
                          <wps:bodyPr rtlCol="0" anchor="ctr"/>
                        </wps:wsp>
                        <wps:wsp>
                          <wps:cNvPr id="198" name="Connecteur droit avec flèche 198"/>
                          <wps:cNvCnPr>
                            <a:endCxn id="197" idx="1"/>
                          </wps:cNvCnPr>
                          <wps:spPr>
                            <a:xfrm flipV="1">
                              <a:off x="4363883" y="1500931"/>
                              <a:ext cx="257518" cy="39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9" name="Connecteur droit avec flèche 199"/>
                          <wps:cNvCnPr/>
                          <wps:spPr>
                            <a:xfrm flipH="1">
                              <a:off x="952128" y="504056"/>
                              <a:ext cx="26590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e 7" o:spid="_x0000_s1100" style="position:absolute;margin-left:-33.4pt;margin-top:49.35pt;width:499.5pt;height:141.7pt;z-index:251659264;mso-position-horizontal-relative:text;mso-position-vertical-relative:text;mso-width-relative:margin" coordorigin=",95" coordsize="63436,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">
                  <v:rect id="Rectangle 184" o:spid="_x0000_s1101" style="position:absolute;left:34910;top:95;width:28526;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q7fMMA&#10;AADcAAAADwAAAGRycy9kb3ducmV2LnhtbERPS2vCQBC+F/wPywje6sYiVqOrtKFCDi34RI9DdkyC&#10;2dmQXTX9964geJuP7zmzRWsqcaXGlZYVDPoRCOLM6pJzBbvt8n0MwnlkjZVlUvBPDhbzztsMY21v&#10;vKbrxucihLCLUUHhfR1L6bKCDLq+rYkDd7KNQR9gk0vd4C2Em0p+RNFIGiw5NBRYU1JQdt5cjILk&#10;kA6S1d9ydUiPn79mT9/1z2StVK/bfk1BeGr9S/x0pzrMHw/h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q7fMMAAADc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rsidR="00A333AB" w:rsidRDefault="00A333AB" w:rsidP="00CA26C4"/>
                      </w:txbxContent>
                    </v:textbox>
                  </v:rect>
                  <v:rect id="Rectangle 185" o:spid="_x0000_s1102" style="position:absolute;top:781;width:9521;height:17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fosEA&#10;AADcAAAADwAAAGRycy9kb3ducmV2LnhtbERPTYvCMBC9L/gfwgje1lTBpVSjiCKol0XdvQ/NmBab&#10;SUlirf76zcLC3ubxPmex6m0jOvKhdqxgMs5AEJdO12wUfF127zmIEJE1No5JwZMCrJaDtwUW2j34&#10;RN05GpFCOBSooIqxLaQMZUUWw9i1xIm7Om8xJuiN1B4fKdw2cpplH9JizamhwpY2FZW3890qyLvS&#10;bG/myP5ze/qur4cLH+4vpUbDfj0HEamP/+I/916n+fkMfp9JF8j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1n6LBAAAA3AAAAA8AAAAAAAAAAAAAAAAAmAIAAGRycy9kb3du&#10;cmV2LnhtbFBLBQYAAAAABAAEAPUAAACGAwAAAAA=&#10;" fillcolor="white [3201]" strokecolor="#c0504d [3205]" strokeweight="2pt">
                    <v:textbox>
                      <w:txbxContent>
                        <w:p w:rsidR="00A333AB" w:rsidRDefault="00A333AB" w:rsidP="00CA26C4">
                          <w:pPr>
                            <w:pStyle w:val="NormalWeb"/>
                            <w:spacing w:before="0" w:beforeAutospacing="0" w:after="0" w:afterAutospacing="0"/>
                            <w:jc w:val="center"/>
                          </w:pPr>
                          <w:r>
                            <w:rPr>
                              <w:rFonts w:asciiTheme="minorHAnsi" w:hAnsi="Calibri" w:cstheme="minorBidi"/>
                              <w:color w:val="000000" w:themeColor="dark1"/>
                              <w:kern w:val="24"/>
                              <w:sz w:val="32"/>
                              <w:szCs w:val="32"/>
                            </w:rPr>
                            <w:t>Matériel roulant</w:t>
                          </w:r>
                        </w:p>
                      </w:txbxContent>
                    </v:textbox>
                  </v:rect>
                  <v:shape id="Connecteur droit avec flèche 186" o:spid="_x0000_s1103" type="#_x0000_t32" style="position:absolute;left:9388;top:7200;width:26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aSsYAAADcAAAADwAAAGRycy9kb3ducmV2LnhtbESPQWvCQBCF74L/YRnBm25arEh0FVEK&#10;FsESLRRvY3ZMQrOzYXdr0n/vFgRvM7w373uzWHWmFjdyvrKs4GWcgCDOra64UPB1eh/NQPiArLG2&#10;TAr+yMNq2e8tMNW25Yxux1CIGMI+RQVlCE0qpc9LMujHtiGO2tU6gyGurpDaYRvDTS1fk2QqDVYc&#10;CSU2tCkp/zn+mgjZTrK3/ff+MqFs/dlePs6H4M5KDQfdeg4iUBee5sf1Tsf6syn8PxMn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F2krGAAAA3AAAAA8AAAAAAAAA&#10;AAAAAAAAoQIAAGRycy9kb3ducmV2LnhtbFBLBQYAAAAABAAEAPkAAACUAwAAAAA=&#10;" strokecolor="#4579b8 [3044]">
                    <v:stroke endarrow="open"/>
                  </v:shape>
                  <v:shape id="ZoneTexte 58" o:spid="_x0000_s1104" type="#_x0000_t202" style="position:absolute;left:10589;top:1440;width:24322;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p18AA&#10;AADcAAAADwAAAGRycy9kb3ducmV2LnhtbERPTWvCQBC9C/0PyxR6042FWomuIWgLHrxU433ITrOh&#10;2dmQnZr477uFQm/zeJ+zLSbfqRsNsQ1sYLnIQBHXwbbcGKgu7/M1qCjIFrvAZOBOEYrdw2yLuQ0j&#10;f9DtLI1KIRxzNOBE+lzrWDvyGBehJ07cZxg8SoJDo+2AYwr3nX7OspX22HJqcNjT3lH9df72BkRs&#10;ubxXbz4er9PpMLqsfsHKmKfHqdyAEprkX/znPto0f/0K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4p18AAAADcAAAADwAAAAAAAAAAAAAAAACYAgAAZHJzL2Rvd25y&#10;ZXYueG1sUEsFBgAAAAAEAAQA9QAAAIUDAAAAAA==&#10;" filled="f" stroked="f">
                    <v:textbox style="mso-fit-shape-to-text:t">
                      <w:txbxContent>
                        <w:p w:rsidR="00A333AB" w:rsidRPr="00905CCB" w:rsidRDefault="00A333AB" w:rsidP="00CA26C4">
                          <w:pPr>
                            <w:pStyle w:val="NormalWeb"/>
                            <w:spacing w:before="0" w:beforeAutospacing="0" w:after="0" w:afterAutospacing="0"/>
                            <w:rPr>
                              <w:lang w:val="en-GB"/>
                            </w:rPr>
                          </w:pPr>
                          <w:r w:rsidRPr="00905CCB">
                            <w:rPr>
                              <w:rFonts w:asciiTheme="minorHAnsi" w:hAnsi="Calibri" w:cstheme="minorBidi"/>
                              <w:b/>
                              <w:bCs/>
                              <w:color w:val="000000" w:themeColor="text1"/>
                              <w:kern w:val="24"/>
                              <w:sz w:val="20"/>
                              <w:szCs w:val="20"/>
                              <w:lang w:val="en-GB"/>
                            </w:rPr>
                            <w:t>Info TOR</w:t>
                          </w:r>
                          <w:r w:rsidRPr="00905CCB">
                            <w:rPr>
                              <w:rFonts w:asciiTheme="minorHAnsi" w:hAnsi="Calibri" w:cstheme="minorBidi"/>
                              <w:color w:val="000000" w:themeColor="text1"/>
                              <w:kern w:val="24"/>
                              <w:sz w:val="20"/>
                              <w:szCs w:val="20"/>
                              <w:lang w:val="en-GB"/>
                            </w:rPr>
                            <w:t xml:space="preserve">: </w:t>
                          </w:r>
                          <w:del w:id="474" w:author="GUIZARD Maurice" w:date="2014-09-02T19:28:00Z">
                            <w:r w:rsidRPr="00905CCB" w:rsidDel="00CA26C4">
                              <w:rPr>
                                <w:rFonts w:asciiTheme="minorHAnsi" w:hAnsi="Calibri" w:cstheme="minorBidi"/>
                                <w:color w:val="000000" w:themeColor="text1"/>
                                <w:kern w:val="24"/>
                                <w:sz w:val="20"/>
                                <w:szCs w:val="20"/>
                                <w:lang w:val="en-GB"/>
                              </w:rPr>
                              <w:delText>Etat PA</w:delText>
                            </w:r>
                          </w:del>
                          <w:proofErr w:type="gramStart"/>
                          <w:ins w:id="475" w:author="GUIZARD Maurice" w:date="2014-09-02T19:28:00Z">
                            <w:r w:rsidRPr="00905CCB">
                              <w:rPr>
                                <w:rFonts w:asciiTheme="minorHAnsi" w:hAnsi="Calibri" w:cstheme="minorBidi"/>
                                <w:color w:val="000000" w:themeColor="text1"/>
                                <w:kern w:val="24"/>
                                <w:sz w:val="20"/>
                                <w:szCs w:val="20"/>
                                <w:lang w:val="en-GB"/>
                              </w:rPr>
                              <w:t>Z(</w:t>
                            </w:r>
                            <w:proofErr w:type="gramEnd"/>
                            <w:r w:rsidRPr="00905CCB">
                              <w:rPr>
                                <w:rFonts w:asciiTheme="minorHAnsi" w:hAnsi="Calibri" w:cstheme="minorBidi"/>
                                <w:color w:val="000000" w:themeColor="text1"/>
                                <w:kern w:val="24"/>
                                <w:sz w:val="20"/>
                                <w:szCs w:val="20"/>
                                <w:lang w:val="en-GB"/>
                              </w:rPr>
                              <w:t>CO)</w:t>
                            </w:r>
                          </w:ins>
                          <w:r w:rsidRPr="00905CCB">
                            <w:rPr>
                              <w:rFonts w:asciiTheme="minorHAnsi" w:hAnsi="Calibri" w:cstheme="minorBidi"/>
                              <w:color w:val="000000" w:themeColor="text1"/>
                              <w:kern w:val="24"/>
                              <w:sz w:val="20"/>
                              <w:szCs w:val="20"/>
                              <w:lang w:val="en-GB"/>
                            </w:rPr>
                            <w:t xml:space="preserve">, Courant HT, </w:t>
                          </w:r>
                          <w:proofErr w:type="spellStart"/>
                          <w:r w:rsidRPr="00905CCB">
                            <w:rPr>
                              <w:rFonts w:asciiTheme="minorHAnsi" w:hAnsi="Calibri" w:cstheme="minorBidi"/>
                              <w:color w:val="000000" w:themeColor="text1"/>
                              <w:kern w:val="24"/>
                              <w:sz w:val="20"/>
                              <w:szCs w:val="20"/>
                              <w:lang w:val="en-GB"/>
                            </w:rPr>
                            <w:t>Etat</w:t>
                          </w:r>
                          <w:proofErr w:type="spellEnd"/>
                          <w:r w:rsidRPr="00905CCB">
                            <w:rPr>
                              <w:rFonts w:asciiTheme="minorHAnsi" w:hAnsi="Calibri" w:cstheme="minorBidi"/>
                              <w:color w:val="000000" w:themeColor="text1"/>
                              <w:kern w:val="24"/>
                              <w:sz w:val="20"/>
                              <w:szCs w:val="20"/>
                              <w:lang w:val="en-GB"/>
                            </w:rPr>
                            <w:t xml:space="preserve"> FU, Z(IS)COV, Z(IS)REG </w:t>
                          </w:r>
                        </w:p>
                      </w:txbxContent>
                    </v:textbox>
                  </v:shape>
                  <v:shape id="ZoneTexte 65" o:spid="_x0000_s1105" type="#_x0000_t202" style="position:absolute;left:12989;top:5458;width:18679;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9pcMA&#10;AADcAAAADwAAAGRycy9kb3ducmV2LnhtbESPQWvDMAyF74P9B6PBbqvTQUdJ65bSrdDDLuvSu4jV&#10;ODSWQ6w16b+fDoPdJN7Te5/W2yl25kZDbhM7mM8KMMR18i03Dqrvw8sSTBZkj11icnCnDNvN48Ma&#10;S59G/qLbSRqjIZxLdBBE+tLaXAeKmGepJ1btkoaIouvQWD/gqOGxs69F8WYjtqwNAXvaB6qvp5/o&#10;QMTv5vfqI+bjefp8H0NRL7By7vlp2q3ACE3yb/67PnrFXyqtPqMT2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G9pcMAAADcAAAADwAAAAAAAAAAAAAAAACYAgAAZHJzL2Rv&#10;d25yZXYueG1sUEsFBgAAAAAEAAQA9QAAAIgDAAAAAA==&#10;" filled="f" stroked="f">
                    <v:textbox style="mso-fit-shape-to-text:t">
                      <w:txbxContent>
                        <w:p w:rsidR="00A333AB" w:rsidRDefault="00A333AB" w:rsidP="00CA26C4">
                          <w:pPr>
                            <w:pStyle w:val="NormalWeb"/>
                            <w:spacing w:before="0" w:beforeAutospacing="0" w:after="0" w:afterAutospacing="0"/>
                          </w:pPr>
                          <w:r>
                            <w:rPr>
                              <w:rFonts w:asciiTheme="minorHAnsi" w:hAnsi="Calibri" w:cstheme="minorBidi"/>
                              <w:b/>
                              <w:bCs/>
                              <w:color w:val="000000" w:themeColor="text1"/>
                              <w:kern w:val="24"/>
                              <w:sz w:val="20"/>
                              <w:szCs w:val="20"/>
                            </w:rPr>
                            <w:t>Consignes d’effort</w:t>
                          </w:r>
                          <w:r>
                            <w:rPr>
                              <w:rFonts w:asciiTheme="minorHAnsi" w:hAnsi="Calibri" w:cstheme="minorBidi"/>
                              <w:color w:val="000000" w:themeColor="text1"/>
                              <w:kern w:val="24"/>
                              <w:sz w:val="20"/>
                              <w:szCs w:val="20"/>
                            </w:rPr>
                            <w:t>: PWM 1 et 2</w:t>
                          </w:r>
                        </w:p>
                      </w:txbxContent>
                    </v:textbox>
                  </v:shape>
                  <v:shape id="Connecteur droit avec flèche 189" o:spid="_x0000_s1106" type="#_x0000_t32" style="position:absolute;left:9388;top:8399;width:260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pOOMYAAADcAAAADwAAAGRycy9kb3ducmV2LnhtbESPQWvCQBCF74L/YRmhN920aEmjq4il&#10;oAiV2IJ4G7PTJJidDburSf99t1DobYb35n1vFqveNOJOzteWFTxOEhDEhdU1lwo+P97GKQgfkDU2&#10;lknBN3lYLYeDBWbadpzT/RhKEUPYZ6igCqHNpPRFRQb9xLbEUfuyzmCIqyuldtjFcNPIpyR5lgZr&#10;joQKW9pUVFyPNxMhr9N8tj/tL1PK14fusju/B3dW6mHUr+cgAvXh3/x3vdWxfvoCv8/ECe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aTjjGAAAA3AAAAA8AAAAAAAAA&#10;AAAAAAAAoQIAAGRycy9kb3ducmV2LnhtbFBLBQYAAAAABAAEAPkAAACUAwAAAAA=&#10;" strokecolor="#4579b8 [3044]">
                    <v:stroke endarrow="open"/>
                  </v:shape>
                  <v:shape id="ZoneTexte 69" o:spid="_x0000_s1107" type="#_x0000_t202" style="position:absolute;left:11549;top:8640;width:24168;height:5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nfsMA&#10;AADcAAAADwAAAGRycy9kb3ducmV2LnhtbESPQU/DMAyF70j7D5EncWPpkECsLJumAdIOXNi6u9WY&#10;plrjVI1Zu3+PD0jcbL3n9z6vt1PszJWG3CZ2sFwUYIjr5FtuHFSnj4cXMFmQPXaJycGNMmw3s7s1&#10;lj6N/EXXozRGQziX6CCI9KW1uQ4UMS9ST6zadxoiiq5DY/2Ao4bHzj4WxbON2LI2BOxpH6i+HH+i&#10;AxG/W96q95gP5+nzbQxF/YSVc/fzafcKRmiSf/Pf9cEr/kr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4nfsMAAADcAAAADwAAAAAAAAAAAAAAAACYAgAAZHJzL2Rv&#10;d25yZXYueG1sUEsFBgAAAAAEAAQA9QAAAIgDAAAAAA==&#10;" filled="f" stroked="f">
                    <v:textbox style="mso-fit-shape-to-text:t">
                      <w:txbxContent>
                        <w:p w:rsidR="00A333AB" w:rsidRDefault="00A333AB" w:rsidP="00CA26C4">
                          <w:pPr>
                            <w:pStyle w:val="NormalWeb"/>
                            <w:spacing w:before="0" w:beforeAutospacing="0" w:after="0" w:afterAutospacing="0"/>
                          </w:pPr>
                          <w:r>
                            <w:rPr>
                              <w:rFonts w:asciiTheme="minorHAnsi" w:hAnsi="Calibri" w:cstheme="minorBidi"/>
                              <w:b/>
                              <w:bCs/>
                              <w:color w:val="000000" w:themeColor="text1"/>
                              <w:kern w:val="24"/>
                              <w:sz w:val="20"/>
                              <w:szCs w:val="20"/>
                            </w:rPr>
                            <w:t xml:space="preserve">Consignes TOR </w:t>
                          </w:r>
                          <w:proofErr w:type="gramStart"/>
                          <w:r>
                            <w:rPr>
                              <w:rFonts w:asciiTheme="minorHAnsi" w:hAnsi="Calibri" w:cstheme="minorBidi"/>
                              <w:color w:val="000000" w:themeColor="text1"/>
                              <w:kern w:val="24"/>
                              <w:sz w:val="20"/>
                              <w:szCs w:val="20"/>
                            </w:rPr>
                            <w:t>:  TF</w:t>
                          </w:r>
                          <w:proofErr w:type="gramEnd"/>
                          <w:r>
                            <w:rPr>
                              <w:rFonts w:asciiTheme="minorHAnsi" w:hAnsi="Calibri" w:cstheme="minorBidi"/>
                              <w:color w:val="000000" w:themeColor="text1"/>
                              <w:kern w:val="24"/>
                              <w:sz w:val="20"/>
                              <w:szCs w:val="20"/>
                            </w:rPr>
                            <w:t xml:space="preserve"> 1 </w:t>
                          </w:r>
                          <w:del w:id="476" w:author="GUIZARD Maurice" w:date="2014-09-02T19:29:00Z">
                            <w:r w:rsidDel="00CA26C4">
                              <w:rPr>
                                <w:rFonts w:asciiTheme="minorHAnsi" w:hAnsi="Calibri" w:cstheme="minorBidi"/>
                                <w:color w:val="000000" w:themeColor="text1"/>
                                <w:kern w:val="24"/>
                                <w:sz w:val="20"/>
                                <w:szCs w:val="20"/>
                              </w:rPr>
                              <w:delText>et 2, voyants Départ Possible et PA non disponible</w:delText>
                            </w:r>
                          </w:del>
                          <w:ins w:id="477" w:author="GUIZARD Maurice" w:date="2014-09-02T19:29:00Z">
                            <w:r w:rsidRPr="00CA26C4">
                              <w:rPr>
                                <w:rFonts w:asciiTheme="minorHAnsi" w:hAnsi="Calibri" w:cstheme="minorBidi"/>
                                <w:color w:val="000000" w:themeColor="text1"/>
                                <w:kern w:val="24"/>
                                <w:sz w:val="20"/>
                                <w:szCs w:val="20"/>
                              </w:rPr>
                              <w:t xml:space="preserve"> </w:t>
                            </w:r>
                            <w:r>
                              <w:rPr>
                                <w:rFonts w:asciiTheme="minorHAnsi" w:hAnsi="Calibri" w:cstheme="minorBidi"/>
                                <w:color w:val="000000" w:themeColor="text1"/>
                                <w:kern w:val="24"/>
                                <w:sz w:val="20"/>
                                <w:szCs w:val="20"/>
                              </w:rPr>
                              <w:t>et 2, voyants Départ Possible et PA non disponible</w:t>
                            </w:r>
                          </w:ins>
                        </w:p>
                      </w:txbxContent>
                    </v:textbox>
                  </v:shape>
                  <v:rect id="Rectangle 191" o:spid="_x0000_s1108" style="position:absolute;left:36056;top:3600;width:7201;height:5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xAsEA&#10;AADcAAAADwAAAGRycy9kb3ducmV2LnhtbERPzWrCQBC+F/oOyxR6q5tIsWl0lSKI4kUafYAhO01i&#10;s7NhdzXRp3cFwdt8fL8zWwymFWdyvrGsIB0lIIhLqxuuFBz2q48MhA/IGlvLpOBCHhbz15cZ5tr2&#10;/EvnIlQihrDPUUEdQpdL6cuaDPqR7Ygj92edwRChq6R22Mdw08pxkkykwYZjQ40dLWsq/4uTUWDT&#10;Xdju+88TU+/WWXMs2+tXptT72/AzBRFoCE/xw73Rcf53Cvdn4gVy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ZsQLBAAAA3AAAAA8AAAAAAAAAAAAAAAAAmAIAAGRycy9kb3du&#10;cmV2LnhtbFBLBQYAAAAABAAEAPUAAACGAwAAAAA=&#10;" fillcolor="#4f81bd [3204]" strokecolor="#243f60 [1604]" strokeweight="2pt">
                    <v:textbox>
                      <w:txbxContent>
                        <w:p w:rsidR="00A333AB" w:rsidRDefault="00A333AB" w:rsidP="00CA26C4">
                          <w:pPr>
                            <w:pStyle w:val="NormalWeb"/>
                            <w:spacing w:before="0" w:beforeAutospacing="0" w:after="0" w:afterAutospacing="0"/>
                            <w:jc w:val="center"/>
                          </w:pPr>
                          <w:r>
                            <w:rPr>
                              <w:rFonts w:asciiTheme="minorHAnsi" w:hAnsi="Calibri" w:cstheme="minorBidi"/>
                              <w:color w:val="FFFFFF" w:themeColor="light1"/>
                              <w:kern w:val="24"/>
                              <w:sz w:val="22"/>
                              <w:szCs w:val="22"/>
                            </w:rPr>
                            <w:t>CMR015</w:t>
                          </w:r>
                        </w:p>
                      </w:txbxContent>
                    </v:textbox>
                  </v:rect>
                  <v:shape id="Connecteur droit avec flèche 192" o:spid="_x0000_s1109" type="#_x0000_t32" style="position:absolute;left:43410;top:8101;width:128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lMYAAADcAAAADwAAAGRycy9kb3ducmV2LnhtbESPQWvCQBCF74X+h2UK3uqmosWmriIt&#10;QkVQkgribcxOk9DsbNjdmvjvXaHgbYb35n1vZoveNOJMzteWFbwMExDEhdU1lwr236vnKQgfkDU2&#10;lknBhTws5o8PM0y17Tijcx5KEUPYp6igCqFNpfRFRQb90LbEUfuxzmCIqyuldtjFcNPIUZK8SoM1&#10;R0KFLX1UVPzmfyZCPsfZZHPYnMaULXfdaX3cBndUavDUL99BBOrD3fx//aVj/bcR3J6JE8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nSpTGAAAA3AAAAA8AAAAAAAAA&#10;AAAAAAAAoQIAAGRycy9kb3ducmV2LnhtbFBLBQYAAAAABAAEAPkAAACUAwAAAAA=&#10;" strokecolor="#4579b8 [3044]">
                    <v:stroke endarrow="open"/>
                  </v:shape>
                  <v:rect id="Rectangle 193" o:spid="_x0000_s1110" style="position:absolute;left:56218;top:6683;width:6456;height: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eK7sIA&#10;AADcAAAADwAAAGRycy9kb3ducmV2LnhtbERPzWrCQBC+F3yHZYTe6iZW2hizighS6aU0+gBDdkzS&#10;ZmfD7mpSn94tFHqbj+93is1oOnEl51vLCtJZAoK4srrlWsHpuH/KQPiArLGzTAp+yMNmPXkoMNd2&#10;4E+6lqEWMYR9jgqaEPpcSl81ZNDPbE8cubN1BkOErpba4RDDTSfnSfIiDbYcGxrsaddQ9V1ejAKb&#10;foT347C4MA3uLWu/qu72min1OB23KxCBxvAv/nMfdJy/fIb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4ruwgAAANwAAAAPAAAAAAAAAAAAAAAAAJgCAABkcnMvZG93&#10;bnJldi54bWxQSwUGAAAAAAQABAD1AAAAhwMAAAAA&#10;" fillcolor="#4f81bd [3204]" strokecolor="#243f60 [1604]" strokeweight="2pt">
                    <v:textbox>
                      <w:txbxContent>
                        <w:p w:rsidR="00A333AB" w:rsidRDefault="00A333AB" w:rsidP="00CA26C4">
                          <w:pPr>
                            <w:pStyle w:val="NormalWeb"/>
                            <w:spacing w:before="0" w:beforeAutospacing="0" w:after="0" w:afterAutospacing="0"/>
                            <w:jc w:val="center"/>
                          </w:pPr>
                          <w:r>
                            <w:rPr>
                              <w:rFonts w:asciiTheme="minorHAnsi" w:hAnsi="Calibri" w:cstheme="minorBidi"/>
                              <w:color w:val="FFFFFF" w:themeColor="light1"/>
                              <w:kern w:val="24"/>
                              <w:sz w:val="22"/>
                              <w:szCs w:val="22"/>
                            </w:rPr>
                            <w:t>CUC012</w:t>
                          </w:r>
                        </w:p>
                      </w:txbxContent>
                    </v:textbox>
                  </v:rect>
                  <v:rect id="Rectangle 194" o:spid="_x0000_s1111" style="position:absolute;left:36209;top:13681;width:7201;height: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4SmsAA&#10;AADcAAAADwAAAGRycy9kb3ducmV2LnhtbERPzYrCMBC+C75DGMGbporsdqtRRBBlL8vqPsDQjG21&#10;mZQk2urTmwXB23x8v7NYdaYWN3K+sqxgMk5AEOdWV1wo+DtuRykIH5A11pZJwZ08rJb93gIzbVv+&#10;pdshFCKGsM9QQRlCk0np85IM+rFtiCN3ss5giNAVUjtsY7ip5TRJPqTBimNDiQ1tSsovh6tRYCc/&#10;4fvYzq5Mrdul1TmvH5+pUsNBt56DCNSFt/jl3us4/2sG/8/EC+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4SmsAAAADcAAAADwAAAAAAAAAAAAAAAACYAgAAZHJzL2Rvd25y&#10;ZXYueG1sUEsFBgAAAAAEAAQA9QAAAIUDAAAAAA==&#10;" fillcolor="#4f81bd [3204]" strokecolor="#243f60 [1604]" strokeweight="2pt">
                    <v:textbox>
                      <w:txbxContent>
                        <w:p w:rsidR="00A333AB" w:rsidRDefault="00A333AB" w:rsidP="00CA26C4">
                          <w:pPr>
                            <w:pStyle w:val="NormalWeb"/>
                            <w:spacing w:before="0" w:beforeAutospacing="0" w:after="0" w:afterAutospacing="0"/>
                            <w:jc w:val="center"/>
                          </w:pPr>
                          <w:r>
                            <w:rPr>
                              <w:rFonts w:asciiTheme="minorHAnsi" w:hAnsi="Calibri" w:cstheme="minorBidi"/>
                              <w:color w:val="FFFFFF" w:themeColor="light1"/>
                              <w:kern w:val="24"/>
                              <w:sz w:val="22"/>
                              <w:szCs w:val="22"/>
                            </w:rPr>
                            <w:t>Bloc Alim</w:t>
                          </w:r>
                        </w:p>
                      </w:txbxContent>
                    </v:textbox>
                  </v:rect>
                  <v:shape id="Connecteur droit avec flèche 195" o:spid="_x0000_s1112" type="#_x0000_t32" style="position:absolute;left:9521;top:15099;width:262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cJBcEAAADcAAAADwAAAGRycy9kb3ducmV2LnhtbERPTYvCMBC9L/gfwgje1lSXLrUaRYSy&#10;XnV3QW9jM7bFZlKaVOu/N4LgbR7vcxar3tTiSq2rLCuYjCMQxLnVFRcK/n6zzwSE88gaa8uk4E4O&#10;VsvBxwJTbW+8o+veFyKEsEtRQel9k0rp8pIMurFtiAN3tq1BH2BbSN3iLYSbWk6j6FsarDg0lNjQ&#10;pqT8su+Mgq/zqf9J/Fom2cFuui6O4//sqNRo2K/nIDz1/i1+ubc6zJ/F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hwkFwQAAANwAAAAPAAAAAAAAAAAAAAAA&#10;AKECAABkcnMvZG93bnJldi54bWxQSwUGAAAAAAQABAD5AAAAjwMAAAAA&#10;" strokecolor="#4579b8 [3044]">
                    <v:stroke endarrow="open"/>
                  </v:shape>
                  <v:shape id="ZoneTexte 48" o:spid="_x0000_s1113" type="#_x0000_t202" style="position:absolute;left:13296;top:15496;width:18680;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akcAA&#10;AADcAAAADwAAAGRycy9kb3ducmV2LnhtbERPTWvCQBC9F/wPyxR6qxsFRVNXEa3gwYsa70N2mg3N&#10;zobs1MR/3xUKvc3jfc5qM/hG3amLdWADk3EGirgMtubKQHE9vC9ARUG22AQmAw+KsFmPXlaY29Dz&#10;me4XqVQK4ZijASfS5lrH0pHHOA4tceK+QudREuwqbTvsU7hv9DTL5tpjzanBYUs7R+X35ccbELHb&#10;yaP49PF4G0773mXlDAtj3l6H7QcooUH+xX/uo03zl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sakcAAAADcAAAADwAAAAAAAAAAAAAAAACYAgAAZHJzL2Rvd25y&#10;ZXYueG1sUEsFBgAAAAAEAAQA9QAAAIUDAAAAAA==&#10;" filled="f" stroked="f">
                    <v:textbox style="mso-fit-shape-to-text:t">
                      <w:txbxContent>
                        <w:p w:rsidR="00A333AB" w:rsidRDefault="00A333AB" w:rsidP="00CA26C4">
                          <w:pPr>
                            <w:pStyle w:val="NormalWeb"/>
                            <w:spacing w:before="0" w:beforeAutospacing="0" w:after="0" w:afterAutospacing="0"/>
                          </w:pPr>
                          <w:r>
                            <w:rPr>
                              <w:rFonts w:asciiTheme="minorHAnsi" w:hAnsi="Calibri" w:cstheme="minorBidi"/>
                              <w:b/>
                              <w:bCs/>
                              <w:color w:val="000000" w:themeColor="text1"/>
                              <w:kern w:val="24"/>
                              <w:sz w:val="20"/>
                              <w:szCs w:val="20"/>
                            </w:rPr>
                            <w:t>Alimentation +BT</w:t>
                          </w:r>
                        </w:p>
                      </w:txbxContent>
                    </v:textbox>
                  </v:shape>
                  <v:rect id="Rectangle 197" o:spid="_x0000_s1114" style="position:absolute;left:46214;top:13590;width:7200;height: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M7cEA&#10;AADcAAAADwAAAGRycy9kb3ducmV2LnhtbERP24rCMBB9F/yHMIJvmiqy1q5RRBDFl8XLBwzNbNvd&#10;ZlKSaKtfbxYWfJvDuc5y3Zla3Mn5yrKCyTgBQZxbXXGh4HrZjVIQPiBrrC2Tggd5WK/6vSVm2rZ8&#10;ovs5FCKGsM9QQRlCk0np85IM+rFtiCP3bZ3BEKErpHbYxnBTy2mSfEiDFceGEhvalpT/nm9GgZ18&#10;heOlnd2YWrdPq5+8fs5TpYaDbvMJIlAX3uJ/90HH+Ys5/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8jO3BAAAA3AAAAA8AAAAAAAAAAAAAAAAAmAIAAGRycy9kb3du&#10;cmV2LnhtbFBLBQYAAAAABAAEAPUAAACGAwAAAAA=&#10;" fillcolor="#4f81bd [3204]" strokecolor="#243f60 [1604]" strokeweight="2pt">
                    <v:textbox>
                      <w:txbxContent>
                        <w:p w:rsidR="00A333AB" w:rsidRDefault="00A333AB" w:rsidP="00CA26C4">
                          <w:pPr>
                            <w:pStyle w:val="NormalWeb"/>
                            <w:spacing w:before="0" w:beforeAutospacing="0" w:after="0" w:afterAutospacing="0"/>
                            <w:jc w:val="center"/>
                          </w:pPr>
                          <w:r>
                            <w:rPr>
                              <w:rFonts w:asciiTheme="minorHAnsi" w:hAnsi="Calibri" w:cstheme="minorBidi"/>
                              <w:color w:val="FFFFFF" w:themeColor="light1"/>
                              <w:kern w:val="24"/>
                              <w:sz w:val="22"/>
                              <w:szCs w:val="22"/>
                            </w:rPr>
                            <w:t>CRV011</w:t>
                          </w:r>
                        </w:p>
                      </w:txbxContent>
                    </v:textbox>
                  </v:rect>
                  <v:shape id="Connecteur droit avec flèche 198" o:spid="_x0000_s1115" type="#_x0000_t32" style="position:absolute;left:43638;top:15009;width:2576;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9fsYAAADcAAAADwAAAGRycy9kb3ducmV2LnhtbESPTWvCQBCG74X+h2UK3uqmxZYaXUVa&#10;BItQiRXE25idJqHZ2bC7mvTfdw6F3maY9+OZ+XJwrbpSiI1nAw/jDBRx6W3DlYHD5/r+BVRMyBZb&#10;z2TghyIsF7c3c8yt77mg6z5VSkI45migTqnLtY5lTQ7j2HfEcvvywWGSNVTaBuwl3LX6McuetcOG&#10;paHGjl5rKr/3Fyclb5PiaXvcnidUrHb9+f30kcLJmNHdsJqBSjSkf/Gfe2MFfyq08ox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PfX7GAAAA3AAAAA8AAAAAAAAA&#10;AAAAAAAAoQIAAGRycy9kb3ducmV2LnhtbFBLBQYAAAAABAAEAPkAAACUAwAAAAA=&#10;" strokecolor="#4579b8 [3044]">
                    <v:stroke endarrow="open"/>
                  </v:shape>
                  <v:shape id="Connecteur droit avec flèche 199" o:spid="_x0000_s1116" type="#_x0000_t32" style="position:absolute;left:9521;top:5040;width:265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Y5cYAAADcAAAADwAAAGRycy9kb3ducmV2LnhtbESPQWvCQBCF74L/YRmhN920aKnRVcRS&#10;UIRK0oJ4G7PTJJidDburSf99t1DobYb35n1vluveNOJOzteWFTxOEhDEhdU1lwo+P97GLyB8QNbY&#10;WCYF3+RhvRoOlphq23FG9zyUIoawT1FBFUKbSumLigz6iW2Jo/ZlncEQV1dK7bCL4aaRT0nyLA3W&#10;HAkVtrStqLjmNxMhr9NsdjgdLlPKNsfusj+/B3dW6mHUbxYgAvXh3/x3vdOx/nwOv8/ECe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D2OXGAAAA3AAAAA8AAAAAAAAA&#10;AAAAAAAAoQIAAGRycy9kb3ducmV2LnhtbFBLBQYAAAAABAAEAPkAAACUAwAAAAA=&#10;" strokecolor="#4579b8 [3044]">
                    <v:stroke endarrow="open"/>
                  </v:shape>
                </v:group>
              </w:pict>
            </mc:Fallback>
          </mc:AlternateContent>
        </w:r>
      </w:ins>
      <w:r w:rsidR="000C662B">
        <w:t>Cette interface permet d’informer le PA sur les consignes du conducteur et l’état de certaine</w:t>
      </w:r>
      <w:r w:rsidR="0005607F">
        <w:t>s</w:t>
      </w:r>
      <w:r w:rsidR="000C662B">
        <w:t xml:space="preserve"> fonction</w:t>
      </w:r>
      <w:r w:rsidR="0005607F">
        <w:t>s</w:t>
      </w:r>
      <w:r w:rsidR="000C662B">
        <w:t xml:space="preserve"> du matériel roulant. La PA utilise cette interface pour </w:t>
      </w:r>
      <w:r w:rsidR="0005607F">
        <w:t>commander le train et assurer l’asservissement d’effort. Toutefois, la commande et le contrôle de du train ne peut être réalisé sans l’interface KCV-PA.</w:t>
      </w:r>
    </w:p>
    <w:p w:rsidR="00CA26C4" w:rsidRDefault="00CA26C4" w:rsidP="000755C2">
      <w:pPr>
        <w:pStyle w:val="Textestandard"/>
        <w:rPr>
          <w:ins w:id="478" w:author="GUIZARD Maurice" w:date="2014-09-02T19:24:00Z"/>
        </w:rPr>
      </w:pPr>
    </w:p>
    <w:p w:rsidR="00CA26C4" w:rsidRDefault="00CA26C4" w:rsidP="000755C2">
      <w:pPr>
        <w:pStyle w:val="Textestandard"/>
      </w:pPr>
    </w:p>
    <w:p w:rsidR="006A4223" w:rsidRDefault="00EF07FD" w:rsidP="000755C2">
      <w:pPr>
        <w:pStyle w:val="Textestandard"/>
      </w:pPr>
      <w:del w:id="479" w:author="GUIZARD Maurice" w:date="2014-09-02T19:23:00Z">
        <w:r w:rsidDel="00CA26C4">
          <w:rPr>
            <w:noProof/>
          </w:rPr>
          <mc:AlternateContent>
            <mc:Choice Requires="wpg">
              <w:drawing>
                <wp:anchor distT="0" distB="0" distL="114300" distR="114300" simplePos="0" relativeHeight="3" behindDoc="0" locked="0" layoutInCell="1" allowOverlap="1" wp14:anchorId="74FA9D9E" wp14:editId="4D7DA60B">
                  <wp:simplePos x="0" y="0"/>
                  <wp:positionH relativeFrom="column">
                    <wp:posOffset>-52705</wp:posOffset>
                  </wp:positionH>
                  <wp:positionV relativeFrom="paragraph">
                    <wp:posOffset>75556</wp:posOffset>
                  </wp:positionV>
                  <wp:extent cx="6267450" cy="1176141"/>
                  <wp:effectExtent l="0" t="0" r="19050" b="5080"/>
                  <wp:wrapNone/>
                  <wp:docPr id="56" name="Groupe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7450" cy="1176141"/>
                            <a:chOff x="0" y="781"/>
                            <a:chExt cx="62674" cy="11762"/>
                          </a:xfrm>
                        </wpg:grpSpPr>
                        <wps:wsp>
                          <wps:cNvPr id="58" name="Rectangle 324"/>
                          <wps:cNvSpPr>
                            <a:spLocks noChangeArrowheads="1"/>
                          </wps:cNvSpPr>
                          <wps:spPr bwMode="auto">
                            <a:xfrm>
                              <a:off x="0" y="781"/>
                              <a:ext cx="9521" cy="11460"/>
                            </a:xfrm>
                            <a:prstGeom prst="rect">
                              <a:avLst/>
                            </a:prstGeom>
                            <a:solidFill>
                              <a:srgbClr val="FFFFFF"/>
                            </a:solidFill>
                            <a:ln w="25400">
                              <a:solidFill>
                                <a:srgbClr val="C0504D"/>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000000"/>
                                    <w:kern w:val="24"/>
                                    <w:sz w:val="36"/>
                                    <w:szCs w:val="36"/>
                                  </w:rPr>
                                  <w:t>Train-Cabine</w:t>
                                </w:r>
                              </w:p>
                            </w:txbxContent>
                          </wps:txbx>
                          <wps:bodyPr rot="0" vert="horz" wrap="square" lIns="91440" tIns="45720" rIns="91440" bIns="45720" anchor="ctr" anchorCtr="0" upright="1">
                            <a:noAutofit/>
                          </wps:bodyPr>
                        </wps:wsp>
                        <wps:wsp>
                          <wps:cNvPr id="59" name="Connecteur droit avec flèche 4"/>
                          <wps:cNvCnPr>
                            <a:cxnSpLocks noChangeShapeType="1"/>
                          </wps:cNvCnPr>
                          <wps:spPr bwMode="auto">
                            <a:xfrm flipH="1">
                              <a:off x="9388" y="8942"/>
                              <a:ext cx="26723"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0" name="AutoShape 326"/>
                          <wps:cNvCnPr>
                            <a:cxnSpLocks noChangeShapeType="1"/>
                          </wps:cNvCnPr>
                          <wps:spPr bwMode="auto">
                            <a:xfrm>
                              <a:off x="9388" y="4381"/>
                              <a:ext cx="26084"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1" name="ZoneTexte 58"/>
                          <wps:cNvSpPr txBox="1">
                            <a:spLocks noChangeArrowheads="1"/>
                          </wps:cNvSpPr>
                          <wps:spPr bwMode="auto">
                            <a:xfrm>
                              <a:off x="10269" y="781"/>
                              <a:ext cx="24322" cy="4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Info TOR</w:t>
                                </w:r>
                                <w:r w:rsidRPr="000B2227">
                                  <w:rPr>
                                    <w:rFonts w:ascii="Calibri" w:hAnsi="Calibri"/>
                                    <w:color w:val="000000"/>
                                    <w:kern w:val="24"/>
                                    <w:sz w:val="20"/>
                                    <w:szCs w:val="20"/>
                                  </w:rPr>
                                  <w:t>: Etat PA, Courant HT, Etat FU, Z(IS</w:t>
                                </w:r>
                                <w:proofErr w:type="gramStart"/>
                                <w:r w:rsidRPr="000B2227">
                                  <w:rPr>
                                    <w:rFonts w:ascii="Calibri" w:hAnsi="Calibri"/>
                                    <w:color w:val="000000"/>
                                    <w:kern w:val="24"/>
                                    <w:sz w:val="20"/>
                                    <w:szCs w:val="20"/>
                                  </w:rPr>
                                  <w:t>)COV</w:t>
                                </w:r>
                                <w:proofErr w:type="gramEnd"/>
                                <w:r w:rsidRPr="000B2227">
                                  <w:rPr>
                                    <w:rFonts w:ascii="Calibri" w:hAnsi="Calibri"/>
                                    <w:color w:val="000000"/>
                                    <w:kern w:val="24"/>
                                    <w:sz w:val="20"/>
                                    <w:szCs w:val="20"/>
                                  </w:rPr>
                                  <w:t xml:space="preserve">, Z(IS)REG </w:t>
                                </w:r>
                              </w:p>
                            </w:txbxContent>
                          </wps:txbx>
                          <wps:bodyPr rot="0" vert="horz" wrap="square" lIns="91440" tIns="45720" rIns="91440" bIns="45720" anchor="t" anchorCtr="0" upright="1">
                            <a:spAutoFit/>
                          </wps:bodyPr>
                        </wps:wsp>
                        <wps:wsp>
                          <wps:cNvPr id="62" name="ZoneTexte 65"/>
                          <wps:cNvSpPr txBox="1">
                            <a:spLocks noChangeArrowheads="1"/>
                          </wps:cNvSpPr>
                          <wps:spPr bwMode="auto">
                            <a:xfrm>
                              <a:off x="12989" y="6898"/>
                              <a:ext cx="18679" cy="2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Consignes d’effort</w:t>
                                </w:r>
                                <w:r w:rsidRPr="000B2227">
                                  <w:rPr>
                                    <w:rFonts w:ascii="Calibri" w:hAnsi="Calibri"/>
                                    <w:color w:val="000000"/>
                                    <w:kern w:val="24"/>
                                    <w:sz w:val="20"/>
                                    <w:szCs w:val="20"/>
                                  </w:rPr>
                                  <w:t>: PWM 1 et 2</w:t>
                                </w:r>
                              </w:p>
                            </w:txbxContent>
                          </wps:txbx>
                          <wps:bodyPr rot="0" vert="horz" wrap="square" lIns="91440" tIns="45720" rIns="91440" bIns="45720" anchor="t" anchorCtr="0" upright="1">
                            <a:spAutoFit/>
                          </wps:bodyPr>
                        </wps:wsp>
                        <wps:wsp>
                          <wps:cNvPr id="63" name="Connecteur droit avec flèche 8"/>
                          <wps:cNvCnPr>
                            <a:cxnSpLocks noChangeShapeType="1"/>
                          </wps:cNvCnPr>
                          <wps:spPr bwMode="auto">
                            <a:xfrm flipH="1">
                              <a:off x="9388" y="10142"/>
                              <a:ext cx="26084"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4" name="ZoneTexte 69"/>
                          <wps:cNvSpPr txBox="1">
                            <a:spLocks noChangeArrowheads="1"/>
                          </wps:cNvSpPr>
                          <wps:spPr bwMode="auto">
                            <a:xfrm>
                              <a:off x="14429" y="10081"/>
                              <a:ext cx="18679" cy="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 xml:space="preserve">Consignes TOR </w:t>
                                </w:r>
                                <w:proofErr w:type="gramStart"/>
                                <w:r w:rsidRPr="000B2227">
                                  <w:rPr>
                                    <w:rFonts w:ascii="Calibri" w:hAnsi="Calibri"/>
                                    <w:color w:val="000000"/>
                                    <w:kern w:val="24"/>
                                    <w:sz w:val="20"/>
                                    <w:szCs w:val="20"/>
                                  </w:rPr>
                                  <w:t>:  TF</w:t>
                                </w:r>
                                <w:proofErr w:type="gramEnd"/>
                                <w:r w:rsidRPr="000B2227">
                                  <w:rPr>
                                    <w:rFonts w:ascii="Calibri" w:hAnsi="Calibri"/>
                                    <w:color w:val="000000"/>
                                    <w:kern w:val="24"/>
                                    <w:sz w:val="20"/>
                                    <w:szCs w:val="20"/>
                                  </w:rPr>
                                  <w:t xml:space="preserve"> 1 et 2</w:t>
                                </w:r>
                              </w:p>
                            </w:txbxContent>
                          </wps:txbx>
                          <wps:bodyPr rot="0" vert="horz" wrap="square" lIns="91440" tIns="45720" rIns="91440" bIns="45720" anchor="t" anchorCtr="0" upright="1">
                            <a:spAutoFit/>
                          </wps:bodyPr>
                        </wps:wsp>
                        <wps:wsp>
                          <wps:cNvPr id="65" name="Rectangle 10"/>
                          <wps:cNvSpPr>
                            <a:spLocks noChangeArrowheads="1"/>
                          </wps:cNvSpPr>
                          <wps:spPr bwMode="auto">
                            <a:xfrm>
                              <a:off x="36031" y="2923"/>
                              <a:ext cx="7201" cy="2837"/>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CIN010</w:t>
                                </w:r>
                              </w:p>
                            </w:txbxContent>
                          </wps:txbx>
                          <wps:bodyPr rot="0" vert="horz" wrap="square" lIns="91440" tIns="45720" rIns="91440" bIns="45720" anchor="ctr" anchorCtr="0" upright="1">
                            <a:noAutofit/>
                          </wps:bodyPr>
                        </wps:wsp>
                        <wps:wsp>
                          <wps:cNvPr id="66" name="AutoShape 332"/>
                          <wps:cNvCnPr>
                            <a:cxnSpLocks noChangeShapeType="1"/>
                            <a:endCxn id="67" idx="1"/>
                          </wps:cNvCnPr>
                          <wps:spPr bwMode="auto">
                            <a:xfrm flipV="1">
                              <a:off x="43410" y="4342"/>
                              <a:ext cx="12784" cy="39"/>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67" name="Rectangle 12"/>
                          <wps:cNvSpPr>
                            <a:spLocks noChangeArrowheads="1"/>
                          </wps:cNvSpPr>
                          <wps:spPr bwMode="auto">
                            <a:xfrm>
                              <a:off x="56194" y="2923"/>
                              <a:ext cx="6480" cy="2837"/>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wps:txbx>
                          <wps:bodyPr rot="0" vert="horz" wrap="square" lIns="91440" tIns="45720" rIns="91440" bIns="45720" anchor="ctr" anchorCtr="0" upright="1">
                            <a:noAutofit/>
                          </wps:bodyPr>
                        </wps:wsp>
                        <wps:wsp>
                          <wps:cNvPr id="68" name="Rectangle 13"/>
                          <wps:cNvSpPr>
                            <a:spLocks noChangeArrowheads="1"/>
                          </wps:cNvSpPr>
                          <wps:spPr bwMode="auto">
                            <a:xfrm>
                              <a:off x="36056" y="8425"/>
                              <a:ext cx="7201" cy="2837"/>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CMR015</w:t>
                                </w:r>
                              </w:p>
                            </w:txbxContent>
                          </wps:txbx>
                          <wps:bodyPr rot="0" vert="horz" wrap="square" lIns="91440" tIns="45720" rIns="91440" bIns="45720" anchor="ctr" anchorCtr="0" upright="1">
                            <a:noAutofit/>
                          </wps:bodyPr>
                        </wps:wsp>
                        <wps:wsp>
                          <wps:cNvPr id="69" name="Connecteur droit avec flèche 14"/>
                          <wps:cNvCnPr>
                            <a:cxnSpLocks noChangeShapeType="1"/>
                            <a:stCxn id="70" idx="1"/>
                          </wps:cNvCnPr>
                          <wps:spPr bwMode="auto">
                            <a:xfrm flipH="1">
                              <a:off x="43410" y="9843"/>
                              <a:ext cx="12808"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70" name="Rectangle 15"/>
                          <wps:cNvSpPr>
                            <a:spLocks noChangeArrowheads="1"/>
                          </wps:cNvSpPr>
                          <wps:spPr bwMode="auto">
                            <a:xfrm>
                              <a:off x="56218" y="8425"/>
                              <a:ext cx="6456" cy="2837"/>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21" o:spid="_x0000_s1117" style="position:absolute;margin-left:-4.15pt;margin-top:5.95pt;width:493.5pt;height:92.6pt;z-index:3;mso-position-horizontal-relative:text;mso-position-vertical-relative:text" coordorigin=",781" coordsize="62674,1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">
                  <v:rect id="Rectangle 324" o:spid="_x0000_s1118" style="position:absolute;top:781;width:9521;height:114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Vab0A&#10;AADbAAAADwAAAGRycy9kb3ducmV2LnhtbERPTYvCMBC9C/6HMII3TV3QXaqxiKzg1brseWjGNthM&#10;ShLb6q83h4U9Pt73rhhtK3rywThWsFpmIIgrpw3XCn6up8UXiBCRNbaOScGTAhT76WSHuXYDX6gv&#10;Yy1SCIccFTQxdrmUoWrIYli6jjhxN+ctxgR9LbXHIYXbVn5k2UZaNJwaGuzo2FB1Lx9WwaV3bW9+&#10;N+7TmLv/Hq8vnZUvpeaz8bAFEWmM/+I/91krWKex6Uv6AXL/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VSVab0AAADbAAAADwAAAAAAAAAAAAAAAACYAgAAZHJzL2Rvd25yZXYu&#10;eG1sUEsFBgAAAAAEAAQA9QAAAIIDAAAAAA==&#10;" strokecolor="#c0504d" strokeweight="2pt">
                    <v:textbox>
                      <w:txbxContent>
                        <w:p w:rsidR="00A333AB" w:rsidRDefault="00A333AB" w:rsidP="000B2227">
                          <w:pPr>
                            <w:pStyle w:val="NormalWeb"/>
                            <w:spacing w:before="0" w:beforeAutospacing="0" w:after="0" w:afterAutospacing="0"/>
                            <w:jc w:val="center"/>
                          </w:pPr>
                          <w:r w:rsidRPr="000B2227">
                            <w:rPr>
                              <w:rFonts w:ascii="Calibri" w:hAnsi="Calibri"/>
                              <w:color w:val="000000"/>
                              <w:kern w:val="24"/>
                              <w:sz w:val="36"/>
                              <w:szCs w:val="36"/>
                            </w:rPr>
                            <w:t>Train-Cabine</w:t>
                          </w:r>
                        </w:p>
                      </w:txbxContent>
                    </v:textbox>
                  </v:rect>
                  <v:shape id="Connecteur droit avec flèche 4" o:spid="_x0000_s1119" type="#_x0000_t32" style="position:absolute;left:9388;top:8942;width:26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xrsQAAADbAAAADwAAAGRycy9kb3ducmV2LnhtbESPzWrDMBCE74W8g9hAbo2cQErjRgkl&#10;EJxCXbCTB1isrW1qrYwk//Ttq0Khx2FmvmEOp9l0YiTnW8sKNusEBHFldcu1gvvt8vgMwgdkjZ1l&#10;UvBNHk7HxcMBU20nLmgsQy0ihH2KCpoQ+lRKXzVk0K9tTxy9T+sMhihdLbXDKcJNJ7dJ8iQNthwX&#10;Guzp3FD1VQ5GQfXuP1yeZ2/nTbEtMr6V3TC2Sq2W8+sLiEBz+A//ta9awW4Pv1/iD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XGuxAAAANsAAAAPAAAAAAAAAAAA&#10;AAAAAKECAABkcnMvZG93bnJldi54bWxQSwUGAAAAAAQABAD5AAAAkgMAAAAA&#10;" strokecolor="#4a7ebb">
                    <v:stroke endarrow="open"/>
                  </v:shape>
                  <v:shape id="AutoShape 326" o:spid="_x0000_s1120" type="#_x0000_t32" style="position:absolute;left:9388;top:4381;width:260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fVgMEAAADbAAAADwAAAGRycy9kb3ducmV2LnhtbERPy4rCMBTdD/gP4Qqz09RBRKpRVBS6&#10;GcEXuLw217a0ualNRqtfbxbCLA/nPZ23phJ3alxhWcGgH4EgTq0uOFNwPGx6YxDOI2usLJOCJzmY&#10;zzpfU4y1ffCO7nufiRDCLkYFufd1LKVLczLo+rYmDtzVNgZ9gE0mdYOPEG4q+RNFI2mw4NCQY02r&#10;nNJy/2cUrJLfJFluxuX2cjqXa/Ma3k67oVLf3XYxAeGp9f/ijzvRCkZhffgSfoC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N9WAwQAAANsAAAAPAAAAAAAAAAAAAAAA&#10;AKECAABkcnMvZG93bnJldi54bWxQSwUGAAAAAAQABAD5AAAAjwMAAAAA&#10;" strokecolor="#4a7ebb">
                    <v:stroke endarrow="open"/>
                  </v:shape>
                  <v:shape id="ZoneTexte 58" o:spid="_x0000_s1121" type="#_x0000_t202" style="position:absolute;left:10269;top:781;width:24322;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Info TOR</w:t>
                          </w:r>
                          <w:r w:rsidRPr="000B2227">
                            <w:rPr>
                              <w:rFonts w:ascii="Calibri" w:hAnsi="Calibri"/>
                              <w:color w:val="000000"/>
                              <w:kern w:val="24"/>
                              <w:sz w:val="20"/>
                              <w:szCs w:val="20"/>
                            </w:rPr>
                            <w:t>: Etat PA, Courant HT, Etat FU, Z(IS</w:t>
                          </w:r>
                          <w:proofErr w:type="gramStart"/>
                          <w:r w:rsidRPr="000B2227">
                            <w:rPr>
                              <w:rFonts w:ascii="Calibri" w:hAnsi="Calibri"/>
                              <w:color w:val="000000"/>
                              <w:kern w:val="24"/>
                              <w:sz w:val="20"/>
                              <w:szCs w:val="20"/>
                            </w:rPr>
                            <w:t>)COV</w:t>
                          </w:r>
                          <w:proofErr w:type="gramEnd"/>
                          <w:r w:rsidRPr="000B2227">
                            <w:rPr>
                              <w:rFonts w:ascii="Calibri" w:hAnsi="Calibri"/>
                              <w:color w:val="000000"/>
                              <w:kern w:val="24"/>
                              <w:sz w:val="20"/>
                              <w:szCs w:val="20"/>
                            </w:rPr>
                            <w:t xml:space="preserve">, Z(IS)REG </w:t>
                          </w:r>
                        </w:p>
                      </w:txbxContent>
                    </v:textbox>
                  </v:shape>
                  <v:shape id="ZoneTexte 65" o:spid="_x0000_s1122" type="#_x0000_t202" style="position:absolute;left:12989;top:6898;width:18679;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Consignes d’effort</w:t>
                          </w:r>
                          <w:r w:rsidRPr="000B2227">
                            <w:rPr>
                              <w:rFonts w:ascii="Calibri" w:hAnsi="Calibri"/>
                              <w:color w:val="000000"/>
                              <w:kern w:val="24"/>
                              <w:sz w:val="20"/>
                              <w:szCs w:val="20"/>
                            </w:rPr>
                            <w:t>: PWM 1 et 2</w:t>
                          </w:r>
                        </w:p>
                      </w:txbxContent>
                    </v:textbox>
                  </v:shape>
                  <v:shape id="Connecteur droit avec flèche 8" o:spid="_x0000_s1123" type="#_x0000_t32" style="position:absolute;left:9388;top:10142;width:260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M+cMAAADbAAAADwAAAGRycy9kb3ducmV2LnhtbESPzWrDMBCE74W+g9hAb7WcFEJxrIQQ&#10;KGmhKdjOAyzWxjaxVkaSf/r2VaHQ4zAz3zD5YTG9mMj5zrKCdZKCIK6t7rhRcK3enl9B+ICssbdM&#10;Cr7Jw2H/+JBjpu3MBU1laESEsM9QQRvCkEnp65YM+sQOxNG7WWcwROkaqR3OEW56uUnTrTTYcVxo&#10;caBTS/W9HI2C+tN/ucvl/HFaF5vizFXZj1On1NNqOe5ABFrCf/iv/a4VbF/g90v8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jPnDAAAA2wAAAA8AAAAAAAAAAAAA&#10;AAAAoQIAAGRycy9kb3ducmV2LnhtbFBLBQYAAAAABAAEAPkAAACRAwAAAAA=&#10;" strokecolor="#4a7ebb">
                    <v:stroke endarrow="open"/>
                  </v:shape>
                  <v:shape id="ZoneTexte 69" o:spid="_x0000_s1124" type="#_x0000_t202" style="position:absolute;left:14429;top:10081;width:18679;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 xml:space="preserve">Consignes TOR </w:t>
                          </w:r>
                          <w:proofErr w:type="gramStart"/>
                          <w:r w:rsidRPr="000B2227">
                            <w:rPr>
                              <w:rFonts w:ascii="Calibri" w:hAnsi="Calibri"/>
                              <w:color w:val="000000"/>
                              <w:kern w:val="24"/>
                              <w:sz w:val="20"/>
                              <w:szCs w:val="20"/>
                            </w:rPr>
                            <w:t>:  TF</w:t>
                          </w:r>
                          <w:proofErr w:type="gramEnd"/>
                          <w:r w:rsidRPr="000B2227">
                            <w:rPr>
                              <w:rFonts w:ascii="Calibri" w:hAnsi="Calibri"/>
                              <w:color w:val="000000"/>
                              <w:kern w:val="24"/>
                              <w:sz w:val="20"/>
                              <w:szCs w:val="20"/>
                            </w:rPr>
                            <w:t xml:space="preserve"> 1 et 2</w:t>
                          </w:r>
                        </w:p>
                      </w:txbxContent>
                    </v:textbox>
                  </v:shape>
                  <v:rect id="Rectangle 10" o:spid="_x0000_s1125" style="position:absolute;left:36031;top:2923;width:7201;height: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pGMQA&#10;AADbAAAADwAAAGRycy9kb3ducmV2LnhtbESPQWsCMRSE70L/Q3gFb5qtoNatUYooCkVE66W3183r&#10;ZnHzsiRR13/fCILHYWa+Yabz1tbiQj5UjhW89TMQxIXTFZcKjt+r3juIEJE11o5JwY0CzGcvnSnm&#10;2l15T5dDLEWCcMhRgYmxyaUMhSGLoe8a4uT9OW8xJulLqT1eE9zWcpBlI2mx4rRgsKGFoeJ0OFsF&#10;p5/lbrubHAcrq9e/WRXHE+O/lOq+tp8fICK18Rl+tDdawWgI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xaRjEAAAA2wAAAA8AAAAAAAAAAAAAAAAAmAIAAGRycy9k&#10;b3ducmV2LnhtbFBLBQYAAAAABAAEAPUAAACJAw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CIN010</w:t>
                          </w:r>
                        </w:p>
                      </w:txbxContent>
                    </v:textbox>
                  </v:rect>
                  <v:shape id="AutoShape 332" o:spid="_x0000_s1126" type="#_x0000_t32" style="position:absolute;left:43410;top:4342;width:12784;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4vYcEAAADbAAAADwAAAGRycy9kb3ducmV2LnhtbESP0YrCMBRE3xf8h3AF39ZUH4pUo4gg&#10;uqALrX7Apbm2xeamJLF2/94ICz4OM3OGWW0G04qenG8sK5hNExDEpdUNVwqul/33AoQPyBpby6Tg&#10;jzxs1qOvFWbaPjmnvgiViBD2GSqoQ+gyKX1Zk0E/tR1x9G7WGQxRukpqh88IN62cJ0kqDTYcF2rs&#10;aFdTeS8eRkF58r/ufD787Gb5PD/wpWgffaPUZDxslyACDeET/m8ftYI0hfeX+AP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Li9hwQAAANsAAAAPAAAAAAAAAAAAAAAA&#10;AKECAABkcnMvZG93bnJldi54bWxQSwUGAAAAAAQABAD5AAAAjwMAAAAA&#10;" strokecolor="#4a7ebb">
                    <v:stroke endarrow="open"/>
                  </v:shape>
                  <v:rect id="Rectangle 12" o:spid="_x0000_s1127" style="position:absolute;left:56194;top:2923;width:6480;height: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S9MQA&#10;AADbAAAADwAAAGRycy9kb3ducmV2LnhtbESPT2sCMRTE7wW/Q3iCt5rVg3+2RhGpWBCRqhdvr5vn&#10;ZnHzsiSpbr+9EYQeh5n5DTNbtLYWN/Khcqxg0M9AEBdOV1wqOB3X7xMQISJrrB2Tgj8KsJh33maY&#10;a3fnb7odYikShEOOCkyMTS5lKAxZDH3XECfv4rzFmKQvpfZ4T3Bby2GWjaTFitOCwYZWhorr4dcq&#10;uJ4/97v99DRcW735yao4nhq/VarXbZcfICK18T/8an9pBaMxPL+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vUvTEAAAA2wAAAA8AAAAAAAAAAAAAAAAAmAIAAGRycy9k&#10;b3ducmV2LnhtbFBLBQYAAAAABAAEAPUAAACJAw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v:textbox>
                  </v:rect>
                  <v:rect id="Rectangle 13" o:spid="_x0000_s1128" style="position:absolute;left:36056;top:8425;width:7201;height: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GhsAA&#10;AADbAAAADwAAAGRycy9kb3ducmV2LnhtbERPTYvCMBC9L/gfwgje1lQPulajiCgKssi6XryNzdgU&#10;m0lJotZ/bw4Le3y879mitbV4kA+VYwWDfgaCuHC64lLB6Xfz+QUiRGSNtWNS8KIAi3nnY4a5dk/+&#10;occxliKFcMhRgYmxyaUMhSGLoe8a4sRdnbcYE/Sl1B6fKdzWcphlI2mx4tRgsKGVoeJ2vFsFt/P6&#10;8H2YnIYbq7eXrIrjifF7pXrddjkFEamN/+I/904rGKWx6Uv6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DGhsAAAADbAAAADwAAAAAAAAAAAAAAAACYAgAAZHJzL2Rvd25y&#10;ZXYueG1sUEsFBgAAAAAEAAQA9QAAAIUDA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CMR015</w:t>
                          </w:r>
                        </w:p>
                      </w:txbxContent>
                    </v:textbox>
                  </v:rect>
                  <v:shape id="Connecteur droit avec flèche 14" o:spid="_x0000_s1129" type="#_x0000_t32" style="position:absolute;left:43410;top:9843;width:128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G7E8IAAADbAAAADwAAAGRycy9kb3ducmV2LnhtbESP0YrCMBRE3wX/IdwF3zTVB9FqlEUQ&#10;d2EVWv2AS3Nti81NSWKtf78RBB+HmTnDrLe9aURHzteWFUwnCQjiwuqaSwWX8368AOEDssbGMil4&#10;koftZjhYY6rtgzPq8lCKCGGfooIqhDaV0hcVGfQT2xJH72qdwRClK6V2+Ihw08hZksylwZrjQoUt&#10;7SoqbvndKCj+/Mkdj4ff3TSbZQc+5829q5UaffXfKxCB+vAJv9s/WsF8Ca8v8QfI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G7E8IAAADbAAAADwAAAAAAAAAAAAAA&#10;AAChAgAAZHJzL2Rvd25yZXYueG1sUEsFBgAAAAAEAAQA+QAAAJADAAAAAA==&#10;" strokecolor="#4a7ebb">
                    <v:stroke endarrow="open"/>
                  </v:shape>
                  <v:rect id="_x0000_s1130" style="position:absolute;left:56218;top:8425;width:6456;height:2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9cXcEA&#10;AADbAAAADwAAAGRycy9kb3ducmV2LnhtbERPy4rCMBTdC/MP4Q6403Rc+OgYZRhGFETEx2Z21+ba&#10;FJubkkStf28WgsvDeU/nra3FjXyoHCv46mcgiAunKy4VHA+L3hhEiMgaa8ek4EEB5rOPzhRz7e68&#10;o9s+liKFcMhRgYmxyaUMhSGLoe8a4sSdnbcYE/Sl1B7vKdzWcpBlQ2mx4tRgsKFfQ8Vlf7UKLv9/&#10;2812chwsrF6esiqOJsavlep+tj/fICK18S1+uVdawSitT1/SD5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XF3BAAAA2wAAAA8AAAAAAAAAAAAAAAAAmAIAAGRycy9kb3du&#10;cmV2LnhtbFBLBQYAAAAABAAEAPUAAACGAw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v:textbox>
                  </v:rect>
                </v:group>
              </w:pict>
            </mc:Fallback>
          </mc:AlternateContent>
        </w:r>
      </w:del>
    </w:p>
    <w:p w:rsidR="006A4223" w:rsidRDefault="006A4223" w:rsidP="000755C2">
      <w:pPr>
        <w:pStyle w:val="Textestandard"/>
      </w:pPr>
    </w:p>
    <w:p w:rsidR="006A4223" w:rsidRDefault="006A4223" w:rsidP="000755C2">
      <w:pPr>
        <w:pStyle w:val="Textestandard"/>
      </w:pPr>
    </w:p>
    <w:p w:rsidR="006A4223" w:rsidRDefault="006A4223" w:rsidP="000755C2">
      <w:pPr>
        <w:pStyle w:val="Textestandard"/>
      </w:pPr>
    </w:p>
    <w:p w:rsidR="001A72EC" w:rsidRDefault="000B2227" w:rsidP="000039A0">
      <w:pPr>
        <w:pStyle w:val="Titre2"/>
      </w:pPr>
      <w:bookmarkStart w:id="480" w:name="_Toc398057293"/>
      <w:bookmarkStart w:id="481" w:name="_Toc398361586"/>
      <w:bookmarkStart w:id="482" w:name="_Toc398630646"/>
      <w:bookmarkStart w:id="483" w:name="_Toc398632657"/>
      <w:bookmarkEnd w:id="480"/>
      <w:bookmarkEnd w:id="481"/>
      <w:bookmarkEnd w:id="482"/>
      <w:bookmarkEnd w:id="483"/>
      <w:r w:rsidRPr="000C662B">
        <w:br w:type="page"/>
      </w:r>
      <w:ins w:id="484" w:author="DECOOPMAN Alexandre" w:date="2014-09-16T12:02:00Z">
        <w:r w:rsidR="00B144BE">
          <w:t xml:space="preserve"> </w:t>
        </w:r>
      </w:ins>
      <w:bookmarkStart w:id="485" w:name="_Toc398632658"/>
      <w:r w:rsidR="001A72EC">
        <w:t xml:space="preserve">Interfaces KCV </w:t>
      </w:r>
      <w:r w:rsidR="001A72EC">
        <w:sym w:font="Wingdings" w:char="F0DF"/>
      </w:r>
      <w:r w:rsidR="001A72EC">
        <w:sym w:font="Wingdings" w:char="F0E0"/>
      </w:r>
      <w:r w:rsidR="001A72EC">
        <w:t xml:space="preserve"> PA</w:t>
      </w:r>
      <w:bookmarkEnd w:id="485"/>
    </w:p>
    <w:p w:rsidR="007C4246" w:rsidRPr="004F040E" w:rsidRDefault="007C4246" w:rsidP="000755C2">
      <w:pPr>
        <w:pStyle w:val="Textestandard"/>
      </w:pPr>
      <w:r w:rsidRPr="004F040E">
        <w:t xml:space="preserve">L’interface KCV </w:t>
      </w:r>
      <w:r w:rsidRPr="007C4246">
        <w:sym w:font="Wingdings" w:char="F0E0"/>
      </w:r>
      <w:r w:rsidRPr="004F040E">
        <w:t xml:space="preserve"> PA est d’origine sur le SACEM, elle est réalisée à partir de messages informatique par liaison série et de signaux bas niveaux provenant des capteurs SACEM. </w:t>
      </w:r>
    </w:p>
    <w:p w:rsidR="0001102D" w:rsidRDefault="007C4246" w:rsidP="001E1BFC">
      <w:r>
        <w:t>La liaison série à une</w:t>
      </w:r>
      <w:r w:rsidR="001E1BFC">
        <w:t xml:space="preserve"> </w:t>
      </w:r>
      <w:r w:rsidR="001E1BFC" w:rsidRPr="001E1BFC">
        <w:t xml:space="preserve">vitesse de transmission est de 4800 bauds, le format est 1 </w:t>
      </w:r>
      <w:proofErr w:type="spellStart"/>
      <w:r w:rsidR="001E1BFC" w:rsidRPr="001E1BFC">
        <w:t>start</w:t>
      </w:r>
      <w:proofErr w:type="spellEnd"/>
      <w:r w:rsidR="001E1BFC">
        <w:t xml:space="preserve"> / </w:t>
      </w:r>
      <w:r w:rsidR="001E1BFC" w:rsidRPr="001E1BFC">
        <w:t>8 bits de données</w:t>
      </w:r>
      <w:r w:rsidR="001E1BFC">
        <w:t xml:space="preserve"> / </w:t>
      </w:r>
      <w:r w:rsidR="001E1BFC" w:rsidRPr="001E1BFC">
        <w:t>1 parité impaire</w:t>
      </w:r>
      <w:r w:rsidR="001E1BFC">
        <w:t xml:space="preserve"> / </w:t>
      </w:r>
      <w:r w:rsidR="001E1BFC" w:rsidRPr="001E1BFC">
        <w:t>1 stop</w:t>
      </w:r>
      <w:r>
        <w:t>. L</w:t>
      </w:r>
      <w:r w:rsidR="001E1BFC" w:rsidRPr="001E1BFC">
        <w:t>es octets sont transmis à la cadence d’un toutes les 4 ms.</w:t>
      </w:r>
    </w:p>
    <w:p w:rsidR="006A4223" w:rsidRDefault="006A4223" w:rsidP="001E1BFC"/>
    <w:p w:rsidR="000B2227" w:rsidRPr="000B2227" w:rsidRDefault="00EF07FD" w:rsidP="0001102D">
      <w:r>
        <w:rPr>
          <w:noProof/>
        </w:rPr>
        <mc:AlternateContent>
          <mc:Choice Requires="wps">
            <w:drawing>
              <wp:anchor distT="0" distB="0" distL="114300" distR="114300" simplePos="0" relativeHeight="10" behindDoc="0" locked="0" layoutInCell="1" allowOverlap="1" wp14:anchorId="6857C032" wp14:editId="097533F4">
                <wp:simplePos x="0" y="0"/>
                <wp:positionH relativeFrom="column">
                  <wp:posOffset>76200</wp:posOffset>
                </wp:positionH>
                <wp:positionV relativeFrom="paragraph">
                  <wp:posOffset>158750</wp:posOffset>
                </wp:positionV>
                <wp:extent cx="812165" cy="1713865"/>
                <wp:effectExtent l="19050" t="15875" r="16510" b="13335"/>
                <wp:wrapNone/>
                <wp:docPr id="5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165" cy="1713865"/>
                        </a:xfrm>
                        <a:prstGeom prst="rect">
                          <a:avLst/>
                        </a:prstGeom>
                        <a:solidFill>
                          <a:srgbClr val="FFFFFF"/>
                        </a:solidFill>
                        <a:ln w="25400">
                          <a:solidFill>
                            <a:srgbClr val="4BACC6"/>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000000"/>
                                <w:kern w:val="24"/>
                                <w:sz w:val="36"/>
                                <w:szCs w:val="36"/>
                              </w:rPr>
                              <w:t>KCV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131" style="position:absolute;margin-left:6pt;margin-top:12.5pt;width:63.95pt;height:134.95pt;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" strokecolor="#4bacc6" strokeweight="2pt">
                <v:textbox>
                  <w:txbxContent>
                    <w:p w:rsidR="00A333AB" w:rsidRDefault="00A333AB" w:rsidP="000B2227">
                      <w:pPr>
                        <w:pStyle w:val="NormalWeb"/>
                        <w:spacing w:before="0" w:beforeAutospacing="0" w:after="0" w:afterAutospacing="0"/>
                        <w:jc w:val="center"/>
                      </w:pPr>
                      <w:r w:rsidRPr="000B2227">
                        <w:rPr>
                          <w:rFonts w:ascii="Calibri" w:hAnsi="Calibri"/>
                          <w:color w:val="000000"/>
                          <w:kern w:val="24"/>
                          <w:sz w:val="36"/>
                          <w:szCs w:val="36"/>
                        </w:rPr>
                        <w:t>KCV</w:t>
                      </w:r>
                    </w:p>
                  </w:txbxContent>
                </v:textbox>
              </v:rect>
            </w:pict>
          </mc:Fallback>
        </mc:AlternateContent>
      </w:r>
      <w:r>
        <w:rPr>
          <w:noProof/>
        </w:rPr>
        <mc:AlternateContent>
          <mc:Choice Requires="wps">
            <w:drawing>
              <wp:anchor distT="0" distB="0" distL="114300" distR="114300" simplePos="0" relativeHeight="20" behindDoc="0" locked="0" layoutInCell="1" allowOverlap="1" wp14:anchorId="7056DFCB" wp14:editId="4FD46BE0">
                <wp:simplePos x="0" y="0"/>
                <wp:positionH relativeFrom="column">
                  <wp:posOffset>964565</wp:posOffset>
                </wp:positionH>
                <wp:positionV relativeFrom="paragraph">
                  <wp:posOffset>179070</wp:posOffset>
                </wp:positionV>
                <wp:extent cx="2084070" cy="246380"/>
                <wp:effectExtent l="2540" t="0" r="0" b="3175"/>
                <wp:wrapNone/>
                <wp:docPr id="54" name="Zone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07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TC</w:t>
                            </w:r>
                            <w:r w:rsidRPr="000B2227">
                              <w:rPr>
                                <w:rFonts w:ascii="Calibri" w:hAnsi="Calibri"/>
                                <w:color w:val="000000"/>
                                <w:kern w:val="24"/>
                                <w:sz w:val="20"/>
                                <w:szCs w:val="20"/>
                              </w:rPr>
                              <w:t>: ED1 PA / HREC1 PA / MESS1 PA</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ZoneTexte 33" o:spid="_x0000_s1132" type="#_x0000_t202" style="position:absolute;margin-left:75.95pt;margin-top:14.1pt;width:164.1pt;height:19.4pt;z-index: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" filled="f" stroked="f">
                <v:textbox style="mso-fit-shape-to-text:t">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TC</w:t>
                      </w:r>
                      <w:r w:rsidRPr="000B2227">
                        <w:rPr>
                          <w:rFonts w:ascii="Calibri" w:hAnsi="Calibri"/>
                          <w:color w:val="000000"/>
                          <w:kern w:val="24"/>
                          <w:sz w:val="20"/>
                          <w:szCs w:val="20"/>
                        </w:rPr>
                        <w:t>: ED1 PA / HREC1 PA / MESS1 PA</w:t>
                      </w:r>
                    </w:p>
                  </w:txbxContent>
                </v:textbox>
              </v:shape>
            </w:pict>
          </mc:Fallback>
        </mc:AlternateContent>
      </w:r>
      <w:r>
        <w:rPr>
          <w:noProof/>
        </w:rPr>
        <mc:AlternateContent>
          <mc:Choice Requires="wps">
            <w:drawing>
              <wp:anchor distT="0" distB="0" distL="114300" distR="114300" simplePos="0" relativeHeight="11" behindDoc="0" locked="0" layoutInCell="1" allowOverlap="1" wp14:anchorId="233B5741" wp14:editId="368F1B27">
                <wp:simplePos x="0" y="0"/>
                <wp:positionH relativeFrom="column">
                  <wp:posOffset>3404235</wp:posOffset>
                </wp:positionH>
                <wp:positionV relativeFrom="paragraph">
                  <wp:posOffset>0</wp:posOffset>
                </wp:positionV>
                <wp:extent cx="2692400" cy="1944370"/>
                <wp:effectExtent l="13335" t="9525" r="8890" b="17780"/>
                <wp:wrapNone/>
                <wp:docPr id="5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2400" cy="1944370"/>
                        </a:xfrm>
                        <a:prstGeom prst="rect">
                          <a:avLst/>
                        </a:prstGeom>
                        <a:gradFill rotWithShape="1">
                          <a:gsLst>
                            <a:gs pos="0">
                              <a:srgbClr val="DAFDA7"/>
                            </a:gs>
                            <a:gs pos="35001">
                              <a:srgbClr val="E4FDC2"/>
                            </a:gs>
                            <a:gs pos="100000">
                              <a:srgbClr val="F5FFE6"/>
                            </a:gs>
                          </a:gsLst>
                          <a:lin ang="16200000" scaled="1"/>
                        </a:gradFill>
                        <a:ln w="9525">
                          <a:solidFill>
                            <a:srgbClr val="98B954"/>
                          </a:solidFill>
                          <a:miter lim="800000"/>
                          <a:headEnd/>
                          <a:tailEnd/>
                        </a:ln>
                        <a:effectLst>
                          <a:outerShdw dist="20000" dir="5400000" rotWithShape="0">
                            <a:srgbClr val="000000">
                              <a:alpha val="37999"/>
                            </a:srgbClr>
                          </a:outerShdw>
                        </a:effectLst>
                      </wps:spPr>
                      <wps:txbx>
                        <w:txbxContent>
                          <w:p w:rsidR="00A333AB" w:rsidRDefault="00A333AB" w:rsidP="000B222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133" style="position:absolute;margin-left:268.05pt;margin-top:0;width:212pt;height:153.1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" fillcolor="#dafda7" strokecolor="#98b954">
                <v:fill color2="#f5ffe6" rotate="t" angle="180" colors="0 #dafda7;22938f #e4fdc2;1 #f5ffe6" focus="100%" type="gradient"/>
                <v:shadow on="t" color="black" opacity="24903f" origin=",.5" offset="0,.55556mm"/>
                <v:textbox>
                  <w:txbxContent>
                    <w:p w:rsidR="00A333AB" w:rsidRDefault="00A333AB" w:rsidP="000B2227"/>
                  </w:txbxContent>
                </v:textbox>
              </v:rect>
            </w:pict>
          </mc:Fallback>
        </mc:AlternateContent>
      </w:r>
    </w:p>
    <w:p w:rsidR="0001102D" w:rsidRPr="001E1BFC" w:rsidRDefault="00EF07FD" w:rsidP="0001102D">
      <w:r>
        <w:rPr>
          <w:noProof/>
        </w:rPr>
        <mc:AlternateContent>
          <mc:Choice Requires="wps">
            <w:drawing>
              <wp:anchor distT="0" distB="0" distL="114300" distR="114300" simplePos="0" relativeHeight="19" behindDoc="0" locked="0" layoutInCell="1" allowOverlap="1" wp14:anchorId="2B116609" wp14:editId="558429F4">
                <wp:simplePos x="0" y="0"/>
                <wp:positionH relativeFrom="column">
                  <wp:posOffset>907415</wp:posOffset>
                </wp:positionH>
                <wp:positionV relativeFrom="paragraph">
                  <wp:posOffset>161925</wp:posOffset>
                </wp:positionV>
                <wp:extent cx="2508250" cy="9525"/>
                <wp:effectExtent l="12065" t="66675" r="22860" b="76200"/>
                <wp:wrapNone/>
                <wp:docPr id="52"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8250" cy="95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1" o:spid="_x0000_s1026" type="#_x0000_t32" style="position:absolute;margin-left:71.45pt;margin-top:12.75pt;width:197.5pt;height:.75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" strokecolor="#4a7ebb">
                <v:stroke endarrow="open"/>
              </v:shape>
            </w:pict>
          </mc:Fallback>
        </mc:AlternateContent>
      </w:r>
      <w:r>
        <w:rPr>
          <w:noProof/>
        </w:rPr>
        <mc:AlternateContent>
          <mc:Choice Requires="wps">
            <w:drawing>
              <wp:anchor distT="0" distB="0" distL="114300" distR="114300" simplePos="0" relativeHeight="12" behindDoc="0" locked="0" layoutInCell="1" allowOverlap="1" wp14:anchorId="4A4A68CE" wp14:editId="23A387A5">
                <wp:simplePos x="0" y="0"/>
                <wp:positionH relativeFrom="column">
                  <wp:posOffset>3460750</wp:posOffset>
                </wp:positionH>
                <wp:positionV relativeFrom="paragraph">
                  <wp:posOffset>17780</wp:posOffset>
                </wp:positionV>
                <wp:extent cx="720090" cy="283845"/>
                <wp:effectExtent l="12700" t="17780" r="19685" b="12700"/>
                <wp:wrapNone/>
                <wp:docPr id="51"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3845"/>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CIN010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98" o:spid="_x0000_s1134" style="position:absolute;margin-left:272.5pt;margin-top:1.4pt;width:56.7pt;height:22.35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CIN010</w:t>
                      </w:r>
                    </w:p>
                  </w:txbxContent>
                </v:textbox>
              </v:rect>
            </w:pict>
          </mc:Fallback>
        </mc:AlternateContent>
      </w:r>
      <w:r>
        <w:rPr>
          <w:noProof/>
        </w:rPr>
        <mc:AlternateContent>
          <mc:Choice Requires="wps">
            <w:drawing>
              <wp:anchor distT="0" distB="0" distL="114300" distR="114300" simplePos="0" relativeHeight="13" behindDoc="0" locked="0" layoutInCell="1" allowOverlap="1" wp14:anchorId="5397927E" wp14:editId="78DBC589">
                <wp:simplePos x="0" y="0"/>
                <wp:positionH relativeFrom="column">
                  <wp:posOffset>4193540</wp:posOffset>
                </wp:positionH>
                <wp:positionV relativeFrom="paragraph">
                  <wp:posOffset>160020</wp:posOffset>
                </wp:positionV>
                <wp:extent cx="1137920" cy="0"/>
                <wp:effectExtent l="12065" t="74295" r="21590" b="78105"/>
                <wp:wrapNone/>
                <wp:docPr id="50"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792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5" o:spid="_x0000_s1026" type="#_x0000_t32" style="position:absolute;margin-left:330.2pt;margin-top:12.6pt;width:89.6pt;height:0;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" strokecolor="#4a7ebb">
                <v:stroke endarrow="open"/>
              </v:shape>
            </w:pict>
          </mc:Fallback>
        </mc:AlternateContent>
      </w:r>
      <w:r>
        <w:rPr>
          <w:noProof/>
        </w:rPr>
        <mc:AlternateContent>
          <mc:Choice Requires="wps">
            <w:drawing>
              <wp:anchor distT="0" distB="0" distL="114300" distR="114300" simplePos="0" relativeHeight="14" behindDoc="0" locked="0" layoutInCell="1" allowOverlap="1" wp14:anchorId="223609D7" wp14:editId="0E243455">
                <wp:simplePos x="0" y="0"/>
                <wp:positionH relativeFrom="column">
                  <wp:posOffset>5344160</wp:posOffset>
                </wp:positionH>
                <wp:positionV relativeFrom="paragraph">
                  <wp:posOffset>17780</wp:posOffset>
                </wp:positionV>
                <wp:extent cx="647700" cy="283845"/>
                <wp:effectExtent l="19685" t="17780" r="18415" b="12700"/>
                <wp:wrapNone/>
                <wp:docPr id="4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3845"/>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135" style="position:absolute;margin-left:420.8pt;margin-top:1.4pt;width:51pt;height:22.35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v:textbox>
              </v:rect>
            </w:pict>
          </mc:Fallback>
        </mc:AlternateContent>
      </w:r>
    </w:p>
    <w:p w:rsidR="0001102D" w:rsidRPr="001E1BFC" w:rsidRDefault="00EF07FD" w:rsidP="0001102D">
      <w:r>
        <w:rPr>
          <w:noProof/>
        </w:rPr>
        <mc:AlternateContent>
          <mc:Choice Requires="wps">
            <w:drawing>
              <wp:anchor distT="0" distB="0" distL="114300" distR="114300" simplePos="0" relativeHeight="15" behindDoc="0" locked="0" layoutInCell="1" allowOverlap="1" wp14:anchorId="1DF84F56" wp14:editId="5A086165">
                <wp:simplePos x="0" y="0"/>
                <wp:positionH relativeFrom="column">
                  <wp:posOffset>3463290</wp:posOffset>
                </wp:positionH>
                <wp:positionV relativeFrom="paragraph">
                  <wp:posOffset>179705</wp:posOffset>
                </wp:positionV>
                <wp:extent cx="720090" cy="283845"/>
                <wp:effectExtent l="15240" t="17780" r="17145" b="12700"/>
                <wp:wrapNone/>
                <wp:docPr id="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3845"/>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CIN010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136" style="position:absolute;margin-left:272.7pt;margin-top:14.15pt;width:56.7pt;height:22.35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CIN010</w:t>
                      </w:r>
                    </w:p>
                  </w:txbxContent>
                </v:textbox>
              </v:rect>
            </w:pict>
          </mc:Fallback>
        </mc:AlternateContent>
      </w:r>
      <w:r>
        <w:rPr>
          <w:noProof/>
        </w:rPr>
        <mc:AlternateContent>
          <mc:Choice Requires="wps">
            <w:drawing>
              <wp:anchor distT="0" distB="0" distL="114300" distR="114300" simplePos="0" relativeHeight="22" behindDoc="0" locked="0" layoutInCell="1" allowOverlap="1" wp14:anchorId="0E8D40A7" wp14:editId="5BF5FBCA">
                <wp:simplePos x="0" y="0"/>
                <wp:positionH relativeFrom="column">
                  <wp:posOffset>995680</wp:posOffset>
                </wp:positionH>
                <wp:positionV relativeFrom="paragraph">
                  <wp:posOffset>107950</wp:posOffset>
                </wp:positionV>
                <wp:extent cx="2084070" cy="246380"/>
                <wp:effectExtent l="0" t="3175" r="0" b="0"/>
                <wp:wrapNone/>
                <wp:docPr id="47" name="Zone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07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BALISE</w:t>
                            </w:r>
                            <w:r w:rsidRPr="000B2227">
                              <w:rPr>
                                <w:rFonts w:ascii="Calibri" w:hAnsi="Calibri"/>
                                <w:color w:val="000000"/>
                                <w:kern w:val="24"/>
                                <w:sz w:val="20"/>
                                <w:szCs w:val="20"/>
                              </w:rPr>
                              <w:t xml:space="preserve">: HT / T1 / /T2 / </w:t>
                            </w:r>
                            <w:proofErr w:type="spellStart"/>
                            <w:r w:rsidRPr="000B2227">
                              <w:rPr>
                                <w:rFonts w:ascii="Calibri" w:hAnsi="Calibri"/>
                                <w:color w:val="000000"/>
                                <w:kern w:val="24"/>
                                <w:sz w:val="20"/>
                                <w:szCs w:val="20"/>
                              </w:rPr>
                              <w:t>Sq</w:t>
                            </w:r>
                            <w:proofErr w:type="spellEnd"/>
                            <w:r w:rsidRPr="000B2227">
                              <w:rPr>
                                <w:rFonts w:ascii="Calibri" w:hAnsi="Calibri"/>
                                <w:color w:val="000000"/>
                                <w:kern w:val="24"/>
                                <w:sz w:val="20"/>
                                <w:szCs w:val="20"/>
                              </w:rPr>
                              <w:t xml:space="preserve"> PA / Pr Bal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ZoneTexte 35" o:spid="_x0000_s1137" type="#_x0000_t202" style="position:absolute;margin-left:78.4pt;margin-top:8.5pt;width:164.1pt;height:19.4pt;z-index: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" filled="f" stroked="f">
                <v:textbox style="mso-fit-shape-to-text:t">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BALISE</w:t>
                      </w:r>
                      <w:r w:rsidRPr="000B2227">
                        <w:rPr>
                          <w:rFonts w:ascii="Calibri" w:hAnsi="Calibri"/>
                          <w:color w:val="000000"/>
                          <w:kern w:val="24"/>
                          <w:sz w:val="20"/>
                          <w:szCs w:val="20"/>
                        </w:rPr>
                        <w:t xml:space="preserve">: HT / T1 / /T2 / </w:t>
                      </w:r>
                      <w:proofErr w:type="spellStart"/>
                      <w:r w:rsidRPr="000B2227">
                        <w:rPr>
                          <w:rFonts w:ascii="Calibri" w:hAnsi="Calibri"/>
                          <w:color w:val="000000"/>
                          <w:kern w:val="24"/>
                          <w:sz w:val="20"/>
                          <w:szCs w:val="20"/>
                        </w:rPr>
                        <w:t>Sq</w:t>
                      </w:r>
                      <w:proofErr w:type="spellEnd"/>
                      <w:r w:rsidRPr="000B2227">
                        <w:rPr>
                          <w:rFonts w:ascii="Calibri" w:hAnsi="Calibri"/>
                          <w:color w:val="000000"/>
                          <w:kern w:val="24"/>
                          <w:sz w:val="20"/>
                          <w:szCs w:val="20"/>
                        </w:rPr>
                        <w:t xml:space="preserve"> PA / Pr Bal</w:t>
                      </w:r>
                    </w:p>
                  </w:txbxContent>
                </v:textbox>
              </v:shape>
            </w:pict>
          </mc:Fallback>
        </mc:AlternateContent>
      </w:r>
      <w:r>
        <w:rPr>
          <w:noProof/>
        </w:rPr>
        <mc:AlternateContent>
          <mc:Choice Requires="wps">
            <w:drawing>
              <wp:anchor distT="0" distB="0" distL="114300" distR="114300" simplePos="0" relativeHeight="17" behindDoc="0" locked="0" layoutInCell="1" allowOverlap="1" wp14:anchorId="06C96C46" wp14:editId="784B5E84">
                <wp:simplePos x="0" y="0"/>
                <wp:positionH relativeFrom="column">
                  <wp:posOffset>5346065</wp:posOffset>
                </wp:positionH>
                <wp:positionV relativeFrom="paragraph">
                  <wp:posOffset>179705</wp:posOffset>
                </wp:positionV>
                <wp:extent cx="645795" cy="283845"/>
                <wp:effectExtent l="21590" t="17780" r="18415" b="12700"/>
                <wp:wrapNone/>
                <wp:docPr id="4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795" cy="283845"/>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138" style="position:absolute;margin-left:420.95pt;margin-top:14.15pt;width:50.85pt;height:22.35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v:textbox>
              </v:rect>
            </w:pict>
          </mc:Fallback>
        </mc:AlternateContent>
      </w:r>
      <w:r>
        <w:rPr>
          <w:noProof/>
        </w:rPr>
        <mc:AlternateContent>
          <mc:Choice Requires="wps">
            <w:drawing>
              <wp:anchor distT="0" distB="0" distL="114300" distR="114300" simplePos="0" relativeHeight="16" behindDoc="0" locked="0" layoutInCell="1" allowOverlap="1" wp14:anchorId="7E75EAC8" wp14:editId="0CBCEC07">
                <wp:simplePos x="0" y="0"/>
                <wp:positionH relativeFrom="column">
                  <wp:posOffset>4338320</wp:posOffset>
                </wp:positionH>
                <wp:positionV relativeFrom="paragraph">
                  <wp:posOffset>179705</wp:posOffset>
                </wp:positionV>
                <wp:extent cx="720090" cy="283845"/>
                <wp:effectExtent l="13970" t="17780" r="18415" b="12700"/>
                <wp:wrapNone/>
                <wp:docPr id="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3845"/>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CMR015</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139" style="position:absolute;margin-left:341.6pt;margin-top:14.15pt;width:56.7pt;height:22.3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CMR015</w:t>
                      </w:r>
                    </w:p>
                  </w:txbxContent>
                </v:textbox>
              </v:rect>
            </w:pict>
          </mc:Fallback>
        </mc:AlternateContent>
      </w:r>
    </w:p>
    <w:p w:rsidR="0001102D" w:rsidRPr="001E1BFC" w:rsidRDefault="00EF07FD" w:rsidP="0001102D">
      <w:r>
        <w:rPr>
          <w:noProof/>
        </w:rPr>
        <mc:AlternateContent>
          <mc:Choice Requires="wps">
            <w:drawing>
              <wp:anchor distT="0" distB="0" distL="114300" distR="114300" simplePos="0" relativeHeight="21" behindDoc="0" locked="0" layoutInCell="1" allowOverlap="1" wp14:anchorId="46B77546" wp14:editId="071AE922">
                <wp:simplePos x="0" y="0"/>
                <wp:positionH relativeFrom="column">
                  <wp:posOffset>899160</wp:posOffset>
                </wp:positionH>
                <wp:positionV relativeFrom="paragraph">
                  <wp:posOffset>116205</wp:posOffset>
                </wp:positionV>
                <wp:extent cx="2508250" cy="9525"/>
                <wp:effectExtent l="13335" t="68580" r="21590" b="74295"/>
                <wp:wrapNone/>
                <wp:docPr id="4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8250" cy="95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3" o:spid="_x0000_s1026" type="#_x0000_t32" style="position:absolute;margin-left:70.8pt;margin-top:9.15pt;width:197.5pt;height:.75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" strokecolor="#4a7ebb">
                <v:stroke endarrow="open"/>
              </v:shape>
            </w:pict>
          </mc:Fallback>
        </mc:AlternateContent>
      </w:r>
      <w:r>
        <w:rPr>
          <w:noProof/>
        </w:rPr>
        <mc:AlternateContent>
          <mc:Choice Requires="wps">
            <w:drawing>
              <wp:anchor distT="0" distB="0" distL="114300" distR="114300" simplePos="0" relativeHeight="31" behindDoc="0" locked="0" layoutInCell="1" allowOverlap="1" wp14:anchorId="2E6E63A4" wp14:editId="5BF15D73">
                <wp:simplePos x="0" y="0"/>
                <wp:positionH relativeFrom="column">
                  <wp:posOffset>4160520</wp:posOffset>
                </wp:positionH>
                <wp:positionV relativeFrom="paragraph">
                  <wp:posOffset>136525</wp:posOffset>
                </wp:positionV>
                <wp:extent cx="1181100" cy="200025"/>
                <wp:effectExtent l="7620" t="12700" r="20955" b="6350"/>
                <wp:wrapNone/>
                <wp:docPr id="38" name="Forme libr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1100" cy="200025"/>
                        </a:xfrm>
                        <a:custGeom>
                          <a:avLst/>
                          <a:gdLst>
                            <a:gd name="T0" fmla="*/ 0 w 1181100"/>
                            <a:gd name="T1" fmla="*/ 0 h 200025"/>
                            <a:gd name="T2" fmla="*/ 0 w 1181100"/>
                            <a:gd name="T3" fmla="*/ 200025 h 200025"/>
                            <a:gd name="T4" fmla="*/ 1047750 w 1181100"/>
                            <a:gd name="T5" fmla="*/ 200025 h 200025"/>
                            <a:gd name="T6" fmla="*/ 1047750 w 1181100"/>
                            <a:gd name="T7" fmla="*/ 85725 h 200025"/>
                            <a:gd name="T8" fmla="*/ 1181100 w 1181100"/>
                            <a:gd name="T9" fmla="*/ 85725 h 200025"/>
                            <a:gd name="T10" fmla="*/ 0 60000 65536"/>
                            <a:gd name="T11" fmla="*/ 0 60000 65536"/>
                            <a:gd name="T12" fmla="*/ 0 60000 65536"/>
                            <a:gd name="T13" fmla="*/ 0 60000 65536"/>
                            <a:gd name="T14" fmla="*/ 0 60000 65536"/>
                            <a:gd name="T15" fmla="*/ 0 w 1181100"/>
                            <a:gd name="T16" fmla="*/ 0 h 200025"/>
                            <a:gd name="T17" fmla="*/ 1181100 w 1181100"/>
                            <a:gd name="T18" fmla="*/ 200025 h 200025"/>
                          </a:gdLst>
                          <a:ahLst/>
                          <a:cxnLst>
                            <a:cxn ang="T10">
                              <a:pos x="T0" y="T1"/>
                            </a:cxn>
                            <a:cxn ang="T11">
                              <a:pos x="T2" y="T3"/>
                            </a:cxn>
                            <a:cxn ang="T12">
                              <a:pos x="T4" y="T5"/>
                            </a:cxn>
                            <a:cxn ang="T13">
                              <a:pos x="T6" y="T7"/>
                            </a:cxn>
                            <a:cxn ang="T14">
                              <a:pos x="T8" y="T9"/>
                            </a:cxn>
                          </a:cxnLst>
                          <a:rect l="T15" t="T16" r="T17" b="T18"/>
                          <a:pathLst>
                            <a:path w="1181100" h="200025">
                              <a:moveTo>
                                <a:pt x="0" y="0"/>
                              </a:moveTo>
                              <a:lnTo>
                                <a:pt x="0" y="200025"/>
                              </a:lnTo>
                              <a:lnTo>
                                <a:pt x="1047750" y="200025"/>
                              </a:lnTo>
                              <a:lnTo>
                                <a:pt x="1047750" y="85725"/>
                              </a:lnTo>
                              <a:lnTo>
                                <a:pt x="1181100" y="85725"/>
                              </a:lnTo>
                            </a:path>
                          </a:pathLst>
                        </a:custGeom>
                        <a:noFill/>
                        <a:ln w="9525">
                          <a:solidFill>
                            <a:srgbClr val="385D8A"/>
                          </a:solidFill>
                          <a:miter lim="800000"/>
                          <a:headEnd/>
                          <a:tailEnd type="arrow" w="med" len="med"/>
                        </a:ln>
                        <a:extLst>
                          <a:ext uri="{909E8E84-426E-40DD-AFC4-6F175D3DCCD1}">
                            <a14:hiddenFill xmlns:a14="http://schemas.microsoft.com/office/drawing/2010/main">
                              <a:solidFill>
                                <a:srgbClr val="FFFFFF"/>
                              </a:solidFill>
                            </a14:hiddenFill>
                          </a:ext>
                        </a:extLst>
                      </wps:spPr>
                      <wps:txbx>
                        <w:txbxContent>
                          <w:p w:rsidR="00A333AB" w:rsidRDefault="00A333AB" w:rsidP="000B222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orme libre 24" o:spid="_x0000_s1140" style="position:absolute;margin-left:327.6pt;margin-top:10.75pt;width:93pt;height:15.75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8110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" adj="-11796480,,5400" path="m,l,200025r1047750,l1047750,85725r133350,e" filled="f" strokecolor="#385d8a">
                <v:stroke endarrow="open" joinstyle="miter"/>
                <v:formulas/>
                <v:path arrowok="t" o:connecttype="custom" o:connectlocs="0,0;0,200025;1047750,200025;1047750,85725;1181100,85725" o:connectangles="0,0,0,0,0" textboxrect="0,0,1181100,200025"/>
                <v:textbox>
                  <w:txbxContent>
                    <w:p w:rsidR="00A333AB" w:rsidRDefault="00A333AB" w:rsidP="000B2227"/>
                  </w:txbxContent>
                </v:textbox>
              </v:shape>
            </w:pict>
          </mc:Fallback>
        </mc:AlternateContent>
      </w:r>
      <w:r>
        <w:rPr>
          <w:noProof/>
        </w:rPr>
        <mc:AlternateContent>
          <mc:Choice Requires="wps">
            <w:drawing>
              <wp:anchor distT="0" distB="0" distL="114300" distR="114300" simplePos="0" relativeHeight="18" behindDoc="0" locked="0" layoutInCell="1" allowOverlap="1" wp14:anchorId="559ADA92" wp14:editId="30BFEC0E">
                <wp:simplePos x="0" y="0"/>
                <wp:positionH relativeFrom="column">
                  <wp:posOffset>4196080</wp:posOffset>
                </wp:positionH>
                <wp:positionV relativeFrom="paragraph">
                  <wp:posOffset>123825</wp:posOffset>
                </wp:positionV>
                <wp:extent cx="129540" cy="0"/>
                <wp:effectExtent l="5080" t="76200" r="17780" b="76200"/>
                <wp:wrapNone/>
                <wp:docPr id="33" name="Connecteur droit avec flèch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0" o:spid="_x0000_s1026" type="#_x0000_t32" style="position:absolute;margin-left:330.4pt;margin-top:9.75pt;width:10.2pt;height:0;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" strokecolor="#4a7ebb">
                <v:stroke endarrow="open"/>
              </v:shape>
            </w:pict>
          </mc:Fallback>
        </mc:AlternateContent>
      </w:r>
      <w:r>
        <w:rPr>
          <w:noProof/>
        </w:rPr>
        <mc:AlternateContent>
          <mc:Choice Requires="wps">
            <w:drawing>
              <wp:anchor distT="0" distB="0" distL="114300" distR="114300" simplePos="0" relativeHeight="30" behindDoc="0" locked="0" layoutInCell="1" allowOverlap="1" wp14:anchorId="4DCFA6D5" wp14:editId="324019BD">
                <wp:simplePos x="0" y="0"/>
                <wp:positionH relativeFrom="column">
                  <wp:posOffset>5064125</wp:posOffset>
                </wp:positionH>
                <wp:positionV relativeFrom="paragraph">
                  <wp:posOffset>116205</wp:posOffset>
                </wp:positionV>
                <wp:extent cx="288290" cy="0"/>
                <wp:effectExtent l="6350" t="78105" r="19685" b="74295"/>
                <wp:wrapNone/>
                <wp:docPr id="31" name="Connecteur droit avec flèch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29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23" o:spid="_x0000_s1026" type="#_x0000_t32" style="position:absolute;margin-left:398.75pt;margin-top:9.15pt;width:22.7pt;height:0;z-index: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" strokecolor="#4a7ebb">
                <v:stroke endarrow="open"/>
              </v:shape>
            </w:pict>
          </mc:Fallback>
        </mc:AlternateContent>
      </w:r>
    </w:p>
    <w:p w:rsidR="0001102D" w:rsidRPr="001E1BFC" w:rsidRDefault="00EF07FD" w:rsidP="0001102D">
      <w:r>
        <w:rPr>
          <w:noProof/>
        </w:rPr>
        <mc:AlternateContent>
          <mc:Choice Requires="wps">
            <w:drawing>
              <wp:anchor distT="0" distB="0" distL="114300" distR="114300" simplePos="0" relativeHeight="24" behindDoc="0" locked="0" layoutInCell="1" allowOverlap="1" wp14:anchorId="602831C3" wp14:editId="0109F856">
                <wp:simplePos x="0" y="0"/>
                <wp:positionH relativeFrom="column">
                  <wp:posOffset>1275080</wp:posOffset>
                </wp:positionH>
                <wp:positionV relativeFrom="paragraph">
                  <wp:posOffset>134620</wp:posOffset>
                </wp:positionV>
                <wp:extent cx="2084070" cy="246380"/>
                <wp:effectExtent l="0" t="1270" r="3175" b="0"/>
                <wp:wrapNone/>
                <wp:docPr id="28" name="ZoneTexte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07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RPH</w:t>
                            </w:r>
                            <w:r w:rsidRPr="000B2227">
                              <w:rPr>
                                <w:rFonts w:ascii="Calibri" w:hAnsi="Calibri"/>
                                <w:color w:val="000000"/>
                                <w:kern w:val="24"/>
                                <w:sz w:val="20"/>
                                <w:szCs w:val="20"/>
                              </w:rPr>
                              <w:t>: C1P1 / C2P1 / C3P1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ZoneTexte 37" o:spid="_x0000_s1141" type="#_x0000_t202" style="position:absolute;margin-left:100.4pt;margin-top:10.6pt;width:164.1pt;height:19.4pt;z-index: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" filled="f" stroked="f">
                <v:textbox style="mso-fit-shape-to-text:t">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RPH</w:t>
                      </w:r>
                      <w:r w:rsidRPr="000B2227">
                        <w:rPr>
                          <w:rFonts w:ascii="Calibri" w:hAnsi="Calibri"/>
                          <w:color w:val="000000"/>
                          <w:kern w:val="24"/>
                          <w:sz w:val="20"/>
                          <w:szCs w:val="20"/>
                        </w:rPr>
                        <w:t>: C1P1 / C2P1 / C3P1</w:t>
                      </w:r>
                    </w:p>
                  </w:txbxContent>
                </v:textbox>
              </v:shape>
            </w:pict>
          </mc:Fallback>
        </mc:AlternateContent>
      </w:r>
    </w:p>
    <w:p w:rsidR="0001102D" w:rsidRPr="001E1BFC" w:rsidRDefault="00EF07FD" w:rsidP="0001102D">
      <w:r>
        <w:rPr>
          <w:noProof/>
        </w:rPr>
        <mc:AlternateContent>
          <mc:Choice Requires="wps">
            <w:drawing>
              <wp:anchor distT="0" distB="0" distL="114300" distR="114300" simplePos="0" relativeHeight="23" behindDoc="0" locked="0" layoutInCell="1" allowOverlap="1" wp14:anchorId="76889D55" wp14:editId="7208B885">
                <wp:simplePos x="0" y="0"/>
                <wp:positionH relativeFrom="column">
                  <wp:posOffset>908685</wp:posOffset>
                </wp:positionH>
                <wp:positionV relativeFrom="paragraph">
                  <wp:posOffset>151765</wp:posOffset>
                </wp:positionV>
                <wp:extent cx="2508250" cy="10160"/>
                <wp:effectExtent l="13335" t="66040" r="21590" b="76200"/>
                <wp:wrapNone/>
                <wp:docPr id="27" name="Connecteur droit avec flèch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8250" cy="1016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5" o:spid="_x0000_s1026" type="#_x0000_t32" style="position:absolute;margin-left:71.55pt;margin-top:11.95pt;width:197.5pt;height:.8pt;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" strokecolor="#4a7ebb">
                <v:stroke endarrow="open"/>
              </v:shape>
            </w:pict>
          </mc:Fallback>
        </mc:AlternateContent>
      </w:r>
      <w:r>
        <w:rPr>
          <w:noProof/>
        </w:rPr>
        <mc:AlternateContent>
          <mc:Choice Requires="wps">
            <w:drawing>
              <wp:anchor distT="0" distB="0" distL="114300" distR="114300" simplePos="0" relativeHeight="27" behindDoc="0" locked="0" layoutInCell="1" allowOverlap="1" wp14:anchorId="539BA83F" wp14:editId="15926250">
                <wp:simplePos x="0" y="0"/>
                <wp:positionH relativeFrom="column">
                  <wp:posOffset>3464560</wp:posOffset>
                </wp:positionH>
                <wp:positionV relativeFrom="paragraph">
                  <wp:posOffset>17780</wp:posOffset>
                </wp:positionV>
                <wp:extent cx="720090" cy="283210"/>
                <wp:effectExtent l="16510" t="17780" r="15875" b="1333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3210"/>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CIN010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142" style="position:absolute;margin-left:272.8pt;margin-top:1.4pt;width:56.7pt;height:22.3pt;z-index: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CIN010</w:t>
                      </w:r>
                    </w:p>
                  </w:txbxContent>
                </v:textbox>
              </v:rect>
            </w:pict>
          </mc:Fallback>
        </mc:AlternateContent>
      </w:r>
      <w:r>
        <w:rPr>
          <w:noProof/>
        </w:rPr>
        <mc:AlternateContent>
          <mc:Choice Requires="wps">
            <w:drawing>
              <wp:anchor distT="0" distB="0" distL="114300" distR="114300" simplePos="0" relativeHeight="33" behindDoc="0" locked="0" layoutInCell="1" allowOverlap="1" wp14:anchorId="2BD26058" wp14:editId="40C6DC2C">
                <wp:simplePos x="0" y="0"/>
                <wp:positionH relativeFrom="column">
                  <wp:posOffset>5064125</wp:posOffset>
                </wp:positionH>
                <wp:positionV relativeFrom="paragraph">
                  <wp:posOffset>182880</wp:posOffset>
                </wp:positionV>
                <wp:extent cx="288290" cy="0"/>
                <wp:effectExtent l="6350" t="78105" r="19685" b="74295"/>
                <wp:wrapNone/>
                <wp:docPr id="25" name="Connecteur droit avec flèch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29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26" o:spid="_x0000_s1026" type="#_x0000_t32" style="position:absolute;margin-left:398.75pt;margin-top:14.4pt;width:22.7pt;height:0;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" strokecolor="#4a7ebb">
                <v:stroke endarrow="open"/>
              </v:shape>
            </w:pict>
          </mc:Fallback>
        </mc:AlternateContent>
      </w:r>
      <w:r>
        <w:rPr>
          <w:noProof/>
        </w:rPr>
        <mc:AlternateContent>
          <mc:Choice Requires="wps">
            <w:drawing>
              <wp:anchor distT="0" distB="0" distL="114300" distR="114300" simplePos="0" relativeHeight="32" behindDoc="0" locked="0" layoutInCell="1" allowOverlap="1" wp14:anchorId="27F95369" wp14:editId="2301AB4D">
                <wp:simplePos x="0" y="0"/>
                <wp:positionH relativeFrom="column">
                  <wp:posOffset>4032250</wp:posOffset>
                </wp:positionH>
                <wp:positionV relativeFrom="paragraph">
                  <wp:posOffset>161925</wp:posOffset>
                </wp:positionV>
                <wp:extent cx="288290" cy="0"/>
                <wp:effectExtent l="12700" t="76200" r="22860" b="76200"/>
                <wp:wrapNone/>
                <wp:docPr id="24" name="Connecteur droit avec flèch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290" cy="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25" o:spid="_x0000_s1026" type="#_x0000_t32" style="position:absolute;margin-left:317.5pt;margin-top:12.75pt;width:22.7pt;height:0;z-index: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" strokecolor="#4a7ebb">
                <v:stroke endarrow="open"/>
              </v:shape>
            </w:pict>
          </mc:Fallback>
        </mc:AlternateContent>
      </w:r>
      <w:r>
        <w:rPr>
          <w:noProof/>
        </w:rPr>
        <mc:AlternateContent>
          <mc:Choice Requires="wps">
            <w:drawing>
              <wp:anchor distT="0" distB="0" distL="114300" distR="114300" simplePos="0" relativeHeight="29" behindDoc="0" locked="0" layoutInCell="1" allowOverlap="1" wp14:anchorId="12157FBE" wp14:editId="5DD25C89">
                <wp:simplePos x="0" y="0"/>
                <wp:positionH relativeFrom="column">
                  <wp:posOffset>5328285</wp:posOffset>
                </wp:positionH>
                <wp:positionV relativeFrom="paragraph">
                  <wp:posOffset>17780</wp:posOffset>
                </wp:positionV>
                <wp:extent cx="648335" cy="283210"/>
                <wp:effectExtent l="13335" t="17780" r="14605" b="13335"/>
                <wp:wrapNone/>
                <wp:docPr id="2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335" cy="283210"/>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143" style="position:absolute;margin-left:419.55pt;margin-top:1.4pt;width:51.05pt;height:22.3pt;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v:textbox>
              </v:rect>
            </w:pict>
          </mc:Fallback>
        </mc:AlternateContent>
      </w:r>
      <w:r>
        <w:rPr>
          <w:noProof/>
        </w:rPr>
        <mc:AlternateContent>
          <mc:Choice Requires="wps">
            <w:drawing>
              <wp:anchor distT="0" distB="0" distL="114300" distR="114300" simplePos="0" relativeHeight="28" behindDoc="0" locked="0" layoutInCell="1" allowOverlap="1" wp14:anchorId="6A34DCAB" wp14:editId="0902715A">
                <wp:simplePos x="0" y="0"/>
                <wp:positionH relativeFrom="column">
                  <wp:posOffset>4320540</wp:posOffset>
                </wp:positionH>
                <wp:positionV relativeFrom="paragraph">
                  <wp:posOffset>17780</wp:posOffset>
                </wp:positionV>
                <wp:extent cx="720090" cy="283210"/>
                <wp:effectExtent l="15240" t="17780" r="17145" b="13335"/>
                <wp:wrapNone/>
                <wp:docPr id="2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283210"/>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CMR015</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144" style="position:absolute;margin-left:340.2pt;margin-top:1.4pt;width:56.7pt;height:22.3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CMR015</w:t>
                      </w:r>
                    </w:p>
                  </w:txbxContent>
                </v:textbox>
              </v:rect>
            </w:pict>
          </mc:Fallback>
        </mc:AlternateContent>
      </w:r>
    </w:p>
    <w:p w:rsidR="0001102D" w:rsidRPr="001E1BFC" w:rsidRDefault="00EF07FD" w:rsidP="0001102D">
      <w:r>
        <w:rPr>
          <w:noProof/>
        </w:rPr>
        <mc:AlternateContent>
          <mc:Choice Requires="wps">
            <w:drawing>
              <wp:anchor distT="0" distB="0" distL="114300" distR="114300" simplePos="0" relativeHeight="25" behindDoc="0" locked="0" layoutInCell="1" allowOverlap="1" wp14:anchorId="3DC34C62" wp14:editId="08561868">
                <wp:simplePos x="0" y="0"/>
                <wp:positionH relativeFrom="column">
                  <wp:posOffset>1151890</wp:posOffset>
                </wp:positionH>
                <wp:positionV relativeFrom="paragraph">
                  <wp:posOffset>156210</wp:posOffset>
                </wp:positionV>
                <wp:extent cx="1908810" cy="246380"/>
                <wp:effectExtent l="0" t="3810" r="0" b="1905"/>
                <wp:wrapNone/>
                <wp:docPr id="21" name="Zone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LS</w:t>
                            </w:r>
                            <w:r w:rsidRPr="000B2227">
                              <w:rPr>
                                <w:rFonts w:ascii="Calibri" w:hAnsi="Calibri"/>
                                <w:color w:val="000000"/>
                                <w:kern w:val="24"/>
                                <w:sz w:val="20"/>
                                <w:szCs w:val="20"/>
                              </w:rPr>
                              <w:t xml:space="preserve"> : TXA1 / RXA1</w:t>
                            </w:r>
                            <w:r>
                              <w:rPr>
                                <w:rFonts w:ascii="Calibri" w:hAnsi="Calibri"/>
                                <w:color w:val="000000"/>
                                <w:kern w:val="24"/>
                                <w:sz w:val="20"/>
                                <w:szCs w:val="20"/>
                              </w:rPr>
                              <w:t>, CAP_PA-DAM</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ZoneTexte 39" o:spid="_x0000_s1145" type="#_x0000_t202" style="position:absolute;margin-left:90.7pt;margin-top:12.3pt;width:150.3pt;height:19.4pt;z-index: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" filled="f" stroked="f">
                <v:textbox style="mso-fit-shape-to-text:t">
                  <w:txbxContent>
                    <w:p w:rsidR="00A333AB" w:rsidRDefault="00A333AB" w:rsidP="000B2227">
                      <w:pPr>
                        <w:pStyle w:val="NormalWeb"/>
                        <w:spacing w:before="0" w:beforeAutospacing="0" w:after="0" w:afterAutospacing="0"/>
                      </w:pPr>
                      <w:r w:rsidRPr="000B2227">
                        <w:rPr>
                          <w:rFonts w:ascii="Calibri" w:hAnsi="Calibri"/>
                          <w:b/>
                          <w:bCs/>
                          <w:color w:val="000000"/>
                          <w:kern w:val="24"/>
                          <w:sz w:val="20"/>
                          <w:szCs w:val="20"/>
                        </w:rPr>
                        <w:t>LS</w:t>
                      </w:r>
                      <w:r w:rsidRPr="000B2227">
                        <w:rPr>
                          <w:rFonts w:ascii="Calibri" w:hAnsi="Calibri"/>
                          <w:color w:val="000000"/>
                          <w:kern w:val="24"/>
                          <w:sz w:val="20"/>
                          <w:szCs w:val="20"/>
                        </w:rPr>
                        <w:t xml:space="preserve"> : TXA1 / RXA1</w:t>
                      </w:r>
                      <w:r>
                        <w:rPr>
                          <w:rFonts w:ascii="Calibri" w:hAnsi="Calibri"/>
                          <w:color w:val="000000"/>
                          <w:kern w:val="24"/>
                          <w:sz w:val="20"/>
                          <w:szCs w:val="20"/>
                        </w:rPr>
                        <w:t>, CAP_PA-DAM</w:t>
                      </w:r>
                    </w:p>
                  </w:txbxContent>
                </v:textbox>
              </v:shape>
            </w:pict>
          </mc:Fallback>
        </mc:AlternateContent>
      </w:r>
    </w:p>
    <w:p w:rsidR="0001102D" w:rsidRPr="001E1BFC" w:rsidRDefault="00EF07FD" w:rsidP="0001102D">
      <w:r>
        <w:rPr>
          <w:noProof/>
        </w:rPr>
        <mc:AlternateContent>
          <mc:Choice Requires="wps">
            <w:drawing>
              <wp:anchor distT="0" distB="0" distL="114300" distR="114300" simplePos="0" relativeHeight="35" behindDoc="0" locked="0" layoutInCell="1" allowOverlap="1" wp14:anchorId="69F30839" wp14:editId="2B8F669F">
                <wp:simplePos x="0" y="0"/>
                <wp:positionH relativeFrom="column">
                  <wp:posOffset>3302000</wp:posOffset>
                </wp:positionH>
                <wp:positionV relativeFrom="paragraph">
                  <wp:posOffset>184785</wp:posOffset>
                </wp:positionV>
                <wp:extent cx="2031365" cy="12700"/>
                <wp:effectExtent l="6350" t="80010" r="19685" b="59690"/>
                <wp:wrapNone/>
                <wp:docPr id="20" name="Connecteur droit avec flèch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31365" cy="12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28" o:spid="_x0000_s1026" type="#_x0000_t32" style="position:absolute;margin-left:260pt;margin-top:14.55pt;width:159.95pt;height:1pt;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" strokecolor="#4a7ebb">
                <v:stroke endarrow="open"/>
              </v:shape>
            </w:pict>
          </mc:Fallback>
        </mc:AlternateContent>
      </w:r>
      <w:r>
        <w:rPr>
          <w:noProof/>
        </w:rPr>
        <mc:AlternateContent>
          <mc:Choice Requires="wps">
            <w:drawing>
              <wp:anchor distT="0" distB="0" distL="114300" distR="114300" simplePos="0" relativeHeight="34" behindDoc="0" locked="0" layoutInCell="1" allowOverlap="1" wp14:anchorId="3760BB87" wp14:editId="1506F4C0">
                <wp:simplePos x="0" y="0"/>
                <wp:positionH relativeFrom="column">
                  <wp:posOffset>5346065</wp:posOffset>
                </wp:positionH>
                <wp:positionV relativeFrom="paragraph">
                  <wp:posOffset>43180</wp:posOffset>
                </wp:positionV>
                <wp:extent cx="648335" cy="283210"/>
                <wp:effectExtent l="21590" t="14605" r="15875" b="16510"/>
                <wp:wrapNone/>
                <wp:docPr id="1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335" cy="283210"/>
                        </a:xfrm>
                        <a:prstGeom prst="rect">
                          <a:avLst/>
                        </a:prstGeom>
                        <a:solidFill>
                          <a:srgbClr val="4F81BD"/>
                        </a:solidFill>
                        <a:ln w="25400">
                          <a:solidFill>
                            <a:srgbClr val="385D8A"/>
                          </a:solidFill>
                          <a:miter lim="800000"/>
                          <a:headEnd/>
                          <a:tailEnd/>
                        </a:ln>
                      </wps:spPr>
                      <wps:txb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146" style="position:absolute;margin-left:420.95pt;margin-top:3.4pt;width:51.05pt;height:22.3pt;z-index: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" fillcolor="#4f81bd" strokecolor="#385d8a" strokeweight="2pt">
                <v:textbox>
                  <w:txbxContent>
                    <w:p w:rsidR="00A333AB" w:rsidRDefault="00A333AB" w:rsidP="000B2227">
                      <w:pPr>
                        <w:pStyle w:val="NormalWeb"/>
                        <w:spacing w:before="0" w:beforeAutospacing="0" w:after="0" w:afterAutospacing="0"/>
                        <w:jc w:val="center"/>
                      </w:pPr>
                      <w:r w:rsidRPr="000B2227">
                        <w:rPr>
                          <w:rFonts w:ascii="Calibri" w:hAnsi="Calibri"/>
                          <w:color w:val="FFFFFF"/>
                          <w:kern w:val="24"/>
                          <w:sz w:val="22"/>
                          <w:szCs w:val="22"/>
                        </w:rPr>
                        <w:t>CUC12</w:t>
                      </w:r>
                    </w:p>
                  </w:txbxContent>
                </v:textbox>
              </v:rect>
            </w:pict>
          </mc:Fallback>
        </mc:AlternateContent>
      </w:r>
    </w:p>
    <w:p w:rsidR="0001102D" w:rsidRPr="001E1BFC" w:rsidRDefault="00EF07FD" w:rsidP="0001102D">
      <w:r>
        <w:rPr>
          <w:noProof/>
        </w:rPr>
        <mc:AlternateContent>
          <mc:Choice Requires="wps">
            <w:drawing>
              <wp:anchor distT="0" distB="0" distL="114300" distR="114300" simplePos="0" relativeHeight="26" behindDoc="0" locked="0" layoutInCell="1" allowOverlap="1" wp14:anchorId="46E820E6" wp14:editId="5242E568">
                <wp:simplePos x="0" y="0"/>
                <wp:positionH relativeFrom="column">
                  <wp:posOffset>897890</wp:posOffset>
                </wp:positionH>
                <wp:positionV relativeFrom="paragraph">
                  <wp:posOffset>-635</wp:posOffset>
                </wp:positionV>
                <wp:extent cx="2499995" cy="0"/>
                <wp:effectExtent l="21590" t="75565" r="21590" b="76835"/>
                <wp:wrapNone/>
                <wp:docPr id="18" name="Connecteur droit avec flèch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995" cy="0"/>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18" o:spid="_x0000_s1026" type="#_x0000_t32" style="position:absolute;margin-left:70.7pt;margin-top:-.05pt;width:196.85pt;height:0;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" strokecolor="#4a7ebb">
                <v:stroke startarrow="open" endarrow="open"/>
              </v:shape>
            </w:pict>
          </mc:Fallback>
        </mc:AlternateContent>
      </w:r>
    </w:p>
    <w:p w:rsidR="0001102D" w:rsidRPr="001E1BFC" w:rsidRDefault="0001102D" w:rsidP="0001102D"/>
    <w:p w:rsidR="00C77C47" w:rsidRPr="001E1BFC" w:rsidRDefault="00C77C47" w:rsidP="0001102D"/>
    <w:p w:rsidR="0001102D" w:rsidRDefault="00FB4A2F" w:rsidP="000039A0">
      <w:pPr>
        <w:pStyle w:val="Titre2"/>
      </w:pPr>
      <w:bookmarkStart w:id="486" w:name="_Toc398632659"/>
      <w:ins w:id="487" w:author="DECOOPMAN Alexandre" w:date="2014-09-16T12:12:00Z">
        <w:r>
          <w:t xml:space="preserve"> </w:t>
        </w:r>
      </w:ins>
      <w:r w:rsidR="0001102D">
        <w:t xml:space="preserve">Interfaces </w:t>
      </w:r>
      <w:r w:rsidR="00C77C47">
        <w:t>TDSE</w:t>
      </w:r>
      <w:r w:rsidR="0001102D">
        <w:t xml:space="preserve"> </w:t>
      </w:r>
      <w:r w:rsidR="00C77C47">
        <w:t>(SIE)</w:t>
      </w:r>
      <w:r w:rsidR="00D963B7">
        <w:t xml:space="preserve"> </w:t>
      </w:r>
      <w:r w:rsidR="0001102D">
        <w:sym w:font="Wingdings" w:char="F0DF"/>
      </w:r>
      <w:r w:rsidR="0001102D">
        <w:sym w:font="Wingdings" w:char="F0E0"/>
      </w:r>
      <w:r w:rsidR="0001102D">
        <w:t xml:space="preserve"> PA</w:t>
      </w:r>
      <w:bookmarkEnd w:id="486"/>
    </w:p>
    <w:p w:rsidR="004C4229" w:rsidRDefault="004C4229" w:rsidP="000755C2">
      <w:pPr>
        <w:pStyle w:val="Textestandard"/>
      </w:pPr>
      <w:r>
        <w:t>L’objectif  de cette interface est de permettre au système informatique du train de récupérer des données du PA, ces informations concernent le DAM PA et les indicateurs systèmes</w:t>
      </w:r>
      <w:r w:rsidR="00C541E3">
        <w:t>.</w:t>
      </w:r>
      <w:r w:rsidR="00C541E3">
        <w:br/>
        <w:t>L</w:t>
      </w:r>
      <w:r>
        <w:t>a définition de ces données n’est pas encore spécifiée.</w:t>
      </w:r>
    </w:p>
    <w:p w:rsidR="009237DC" w:rsidRPr="004C4229" w:rsidRDefault="009237DC" w:rsidP="000755C2">
      <w:pPr>
        <w:pStyle w:val="Textestandard"/>
      </w:pPr>
      <w:r>
        <w:t xml:space="preserve">La Trame TDSE sera standard et supportera toutes les données nécessaires. Si possible, elle sera transmise sans requête du TDSE. </w:t>
      </w:r>
    </w:p>
    <w:p w:rsidR="00D963B7" w:rsidRPr="004C4229" w:rsidRDefault="00EF07FD" w:rsidP="0001102D">
      <w:r>
        <w:rPr>
          <w:noProof/>
        </w:rPr>
        <mc:AlternateContent>
          <mc:Choice Requires="wps">
            <w:drawing>
              <wp:anchor distT="0" distB="0" distL="114300" distR="114300" simplePos="0" relativeHeight="4" behindDoc="0" locked="0" layoutInCell="1" allowOverlap="1" wp14:anchorId="6B67960E" wp14:editId="7FF477AA">
                <wp:simplePos x="0" y="0"/>
                <wp:positionH relativeFrom="column">
                  <wp:posOffset>85725</wp:posOffset>
                </wp:positionH>
                <wp:positionV relativeFrom="paragraph">
                  <wp:posOffset>158750</wp:posOffset>
                </wp:positionV>
                <wp:extent cx="812165" cy="1713230"/>
                <wp:effectExtent l="0" t="0" r="26035" b="2032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165" cy="1713230"/>
                        </a:xfrm>
                        <a:prstGeom prst="rect">
                          <a:avLst/>
                        </a:prstGeom>
                        <a:solidFill>
                          <a:sysClr val="window" lastClr="FFFFFF"/>
                        </a:solidFill>
                        <a:ln w="25400" cap="flat" cmpd="sng" algn="ctr">
                          <a:solidFill>
                            <a:srgbClr val="8064A2"/>
                          </a:solidFill>
                          <a:prstDash val="solid"/>
                        </a:ln>
                        <a:effectLst/>
                      </wps:spPr>
                      <wps:txbx>
                        <w:txbxContent>
                          <w:p w:rsidR="00A333AB" w:rsidRDefault="00A333AB" w:rsidP="00C77C47">
                            <w:pPr>
                              <w:pStyle w:val="NormalWeb"/>
                              <w:spacing w:before="0" w:beforeAutospacing="0" w:after="0" w:afterAutospacing="0"/>
                              <w:jc w:val="center"/>
                              <w:rPr>
                                <w:rFonts w:ascii="Calibri" w:hAnsi="Calibri"/>
                                <w:color w:val="000000"/>
                                <w:kern w:val="24"/>
                                <w:sz w:val="36"/>
                                <w:szCs w:val="36"/>
                              </w:rPr>
                            </w:pPr>
                            <w:r w:rsidRPr="00C77C47">
                              <w:rPr>
                                <w:rFonts w:ascii="Calibri" w:hAnsi="Calibri"/>
                                <w:color w:val="000000"/>
                                <w:kern w:val="24"/>
                                <w:sz w:val="36"/>
                                <w:szCs w:val="36"/>
                              </w:rPr>
                              <w:t>TDSE</w:t>
                            </w:r>
                          </w:p>
                          <w:p w:rsidR="00A333AB" w:rsidRDefault="00A333AB" w:rsidP="00C77C47">
                            <w:pPr>
                              <w:pStyle w:val="NormalWeb"/>
                              <w:spacing w:before="0" w:beforeAutospacing="0" w:after="0" w:afterAutospacing="0"/>
                              <w:jc w:val="center"/>
                            </w:pPr>
                            <w:r>
                              <w:rPr>
                                <w:rFonts w:ascii="Calibri" w:hAnsi="Calibri"/>
                                <w:color w:val="000000"/>
                                <w:kern w:val="24"/>
                                <w:sz w:val="36"/>
                                <w:szCs w:val="36"/>
                              </w:rPr>
                              <w:t>(SIE)</w:t>
                            </w:r>
                          </w:p>
                        </w:txbxContent>
                      </wps:txbx>
                      <wps:bodyPr rtlCol="0" anchor="ctr"/>
                    </wps:wsp>
                  </a:graphicData>
                </a:graphic>
                <wp14:sizeRelH relativeFrom="page">
                  <wp14:pctWidth>0</wp14:pctWidth>
                </wp14:sizeRelH>
                <wp14:sizeRelV relativeFrom="page">
                  <wp14:pctHeight>0</wp14:pctHeight>
                </wp14:sizeRelV>
              </wp:anchor>
            </w:drawing>
          </mc:Choice>
          <mc:Fallback>
            <w:pict>
              <v:rect id="Rectangle 4" o:spid="_x0000_s1147" style="position:absolute;margin-left:6.75pt;margin-top:12.5pt;width:63.95pt;height:134.9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" fillcolor="window" strokecolor="#8064a2" strokeweight="2pt">
                <v:path arrowok="t"/>
                <v:textbox>
                  <w:txbxContent>
                    <w:p w:rsidR="00A333AB" w:rsidRDefault="00A333AB" w:rsidP="00C77C47">
                      <w:pPr>
                        <w:pStyle w:val="NormalWeb"/>
                        <w:spacing w:before="0" w:beforeAutospacing="0" w:after="0" w:afterAutospacing="0"/>
                        <w:jc w:val="center"/>
                        <w:rPr>
                          <w:rFonts w:ascii="Calibri" w:hAnsi="Calibri"/>
                          <w:color w:val="000000"/>
                          <w:kern w:val="24"/>
                          <w:sz w:val="36"/>
                          <w:szCs w:val="36"/>
                        </w:rPr>
                      </w:pPr>
                      <w:r w:rsidRPr="00C77C47">
                        <w:rPr>
                          <w:rFonts w:ascii="Calibri" w:hAnsi="Calibri"/>
                          <w:color w:val="000000"/>
                          <w:kern w:val="24"/>
                          <w:sz w:val="36"/>
                          <w:szCs w:val="36"/>
                        </w:rPr>
                        <w:t>TDSE</w:t>
                      </w:r>
                    </w:p>
                    <w:p w:rsidR="00A333AB" w:rsidRDefault="00A333AB" w:rsidP="00C77C47">
                      <w:pPr>
                        <w:pStyle w:val="NormalWeb"/>
                        <w:spacing w:before="0" w:beforeAutospacing="0" w:after="0" w:afterAutospacing="0"/>
                        <w:jc w:val="center"/>
                      </w:pPr>
                      <w:r>
                        <w:rPr>
                          <w:rFonts w:ascii="Calibri" w:hAnsi="Calibri"/>
                          <w:color w:val="000000"/>
                          <w:kern w:val="24"/>
                          <w:sz w:val="36"/>
                          <w:szCs w:val="36"/>
                        </w:rPr>
                        <w:t>(SIE)</w:t>
                      </w:r>
                    </w:p>
                  </w:txbxContent>
                </v:textbox>
              </v:rect>
            </w:pict>
          </mc:Fallback>
        </mc:AlternateContent>
      </w:r>
      <w:ins w:id="488" w:author="GUIZARD Maurice" w:date="2014-09-02T19:59:00Z">
        <w:r w:rsidR="0056294B" w:rsidRPr="0056294B">
          <w:rPr>
            <w:noProof/>
          </w:rPr>
          <w:t xml:space="preserve"> </w:t>
        </w:r>
        <w:r w:rsidR="0056294B" w:rsidRPr="0056294B">
          <w:t xml:space="preserve"> </w:t>
        </w:r>
      </w:ins>
      <w:r>
        <w:rPr>
          <w:noProof/>
        </w:rPr>
        <mc:AlternateContent>
          <mc:Choice Requires="wps">
            <w:drawing>
              <wp:anchor distT="0" distB="0" distL="114300" distR="114300" simplePos="0" relativeHeight="5" behindDoc="0" locked="0" layoutInCell="1" allowOverlap="1" wp14:anchorId="609FBA34" wp14:editId="6AB74A0F">
                <wp:simplePos x="0" y="0"/>
                <wp:positionH relativeFrom="column">
                  <wp:posOffset>3299460</wp:posOffset>
                </wp:positionH>
                <wp:positionV relativeFrom="paragraph">
                  <wp:posOffset>0</wp:posOffset>
                </wp:positionV>
                <wp:extent cx="2692400" cy="1944370"/>
                <wp:effectExtent l="57150" t="38100" r="69850" b="93980"/>
                <wp:wrapNone/>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2400" cy="194437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59.8pt;margin-top:0;width:212pt;height:153.1pt;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" fillcolor="#dafda7" strokecolor="#98b954">
                <v:fill color2="#f5ffe6" rotate="t" angle="180" colors="0 #dafda7;22938f #e4fdc2;1 #f5ffe6" focus="100%" type="gradient"/>
                <v:shadow on="t" color="black" opacity="24903f" origin=",.5" offset="0,.55556mm"/>
                <v:path arrowok="t"/>
              </v:rect>
            </w:pict>
          </mc:Fallback>
        </mc:AlternateContent>
      </w:r>
      <w:r>
        <w:rPr>
          <w:noProof/>
        </w:rPr>
        <mc:AlternateContent>
          <mc:Choice Requires="wps">
            <w:drawing>
              <wp:anchor distT="0" distB="0" distL="114300" distR="114300" simplePos="0" relativeHeight="6" behindDoc="0" locked="0" layoutInCell="1" allowOverlap="1" wp14:anchorId="14A1143E" wp14:editId="02924C7E">
                <wp:simplePos x="0" y="0"/>
                <wp:positionH relativeFrom="column">
                  <wp:posOffset>5346065</wp:posOffset>
                </wp:positionH>
                <wp:positionV relativeFrom="paragraph">
                  <wp:posOffset>652145</wp:posOffset>
                </wp:positionV>
                <wp:extent cx="648335" cy="283845"/>
                <wp:effectExtent l="0" t="0" r="18415" b="20955"/>
                <wp:wrapNone/>
                <wp:docPr id="2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35" cy="283845"/>
                        </a:xfrm>
                        <a:prstGeom prst="rect">
                          <a:avLst/>
                        </a:prstGeom>
                        <a:solidFill>
                          <a:srgbClr val="4F81BD"/>
                        </a:solidFill>
                        <a:ln w="25400" cap="flat" cmpd="sng" algn="ctr">
                          <a:solidFill>
                            <a:srgbClr val="4F81BD">
                              <a:shade val="50000"/>
                            </a:srgbClr>
                          </a:solidFill>
                          <a:prstDash val="solid"/>
                        </a:ln>
                        <a:effectLst/>
                      </wps:spPr>
                      <wps:txbx>
                        <w:txbxContent>
                          <w:p w:rsidR="00A333AB" w:rsidRDefault="00A333AB" w:rsidP="00C77C47">
                            <w:pPr>
                              <w:pStyle w:val="NormalWeb"/>
                              <w:spacing w:before="0" w:beforeAutospacing="0" w:after="0" w:afterAutospacing="0"/>
                              <w:jc w:val="center"/>
                            </w:pPr>
                            <w:r w:rsidRPr="00C77C47">
                              <w:rPr>
                                <w:rFonts w:ascii="Calibri" w:hAnsi="Calibri"/>
                                <w:color w:val="FFFFFF"/>
                                <w:kern w:val="24"/>
                                <w:sz w:val="22"/>
                                <w:szCs w:val="22"/>
                              </w:rPr>
                              <w:t>CUC</w:t>
                            </w:r>
                            <w:r>
                              <w:rPr>
                                <w:rFonts w:ascii="Calibri" w:hAnsi="Calibri"/>
                                <w:color w:val="FFFFFF"/>
                                <w:kern w:val="24"/>
                                <w:sz w:val="22"/>
                                <w:szCs w:val="22"/>
                              </w:rPr>
                              <w:t>1</w:t>
                            </w:r>
                            <w:r w:rsidRPr="00C77C47">
                              <w:rPr>
                                <w:rFonts w:ascii="Calibri" w:hAnsi="Calibri"/>
                                <w:color w:val="FFFFFF"/>
                                <w:kern w:val="24"/>
                                <w:sz w:val="22"/>
                                <w:szCs w:val="22"/>
                              </w:rPr>
                              <w:t>2</w:t>
                            </w:r>
                          </w:p>
                        </w:txbxContent>
                      </wps:txbx>
                      <wps:bodyPr rtlCol="0" anchor="ctr"/>
                    </wps:wsp>
                  </a:graphicData>
                </a:graphic>
                <wp14:sizeRelH relativeFrom="page">
                  <wp14:pctWidth>0</wp14:pctWidth>
                </wp14:sizeRelH>
                <wp14:sizeRelV relativeFrom="page">
                  <wp14:pctHeight>0</wp14:pctHeight>
                </wp14:sizeRelV>
              </wp:anchor>
            </w:drawing>
          </mc:Choice>
          <mc:Fallback>
            <w:pict>
              <v:rect id="Rectangle 28" o:spid="_x0000_s1148" style="position:absolute;margin-left:420.95pt;margin-top:51.35pt;width:51.05pt;height:22.3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" fillcolor="#4f81bd" strokecolor="#385d8a" strokeweight="2pt">
                <v:path arrowok="t"/>
                <v:textbox>
                  <w:txbxContent>
                    <w:p w:rsidR="00A333AB" w:rsidRDefault="00A333AB" w:rsidP="00C77C47">
                      <w:pPr>
                        <w:pStyle w:val="NormalWeb"/>
                        <w:spacing w:before="0" w:beforeAutospacing="0" w:after="0" w:afterAutospacing="0"/>
                        <w:jc w:val="center"/>
                      </w:pPr>
                      <w:r w:rsidRPr="00C77C47">
                        <w:rPr>
                          <w:rFonts w:ascii="Calibri" w:hAnsi="Calibri"/>
                          <w:color w:val="FFFFFF"/>
                          <w:kern w:val="24"/>
                          <w:sz w:val="22"/>
                          <w:szCs w:val="22"/>
                        </w:rPr>
                        <w:t>CUC</w:t>
                      </w:r>
                      <w:r>
                        <w:rPr>
                          <w:rFonts w:ascii="Calibri" w:hAnsi="Calibri"/>
                          <w:color w:val="FFFFFF"/>
                          <w:kern w:val="24"/>
                          <w:sz w:val="22"/>
                          <w:szCs w:val="22"/>
                        </w:rPr>
                        <w:t>1</w:t>
                      </w:r>
                      <w:r w:rsidRPr="00C77C47">
                        <w:rPr>
                          <w:rFonts w:ascii="Calibri" w:hAnsi="Calibri"/>
                          <w:color w:val="FFFFFF"/>
                          <w:kern w:val="24"/>
                          <w:sz w:val="22"/>
                          <w:szCs w:val="22"/>
                        </w:rPr>
                        <w:t>2</w:t>
                      </w:r>
                    </w:p>
                  </w:txbxContent>
                </v:textbox>
              </v:rect>
            </w:pict>
          </mc:Fallback>
        </mc:AlternateContent>
      </w:r>
    </w:p>
    <w:p w:rsidR="00D963B7" w:rsidRPr="004C4229" w:rsidRDefault="00D963B7" w:rsidP="0001102D"/>
    <w:p w:rsidR="00D963B7" w:rsidRPr="004C4229" w:rsidRDefault="00EF07FD" w:rsidP="0001102D">
      <w:r>
        <w:rPr>
          <w:noProof/>
        </w:rPr>
        <mc:AlternateContent>
          <mc:Choice Requires="wps">
            <w:drawing>
              <wp:anchor distT="0" distB="0" distL="114300" distR="114300" simplePos="0" relativeHeight="9" behindDoc="0" locked="0" layoutInCell="1" allowOverlap="1" wp14:anchorId="418D3991" wp14:editId="61E64791">
                <wp:simplePos x="0" y="0"/>
                <wp:positionH relativeFrom="column">
                  <wp:posOffset>1151890</wp:posOffset>
                </wp:positionH>
                <wp:positionV relativeFrom="paragraph">
                  <wp:posOffset>66675</wp:posOffset>
                </wp:positionV>
                <wp:extent cx="2159635" cy="401320"/>
                <wp:effectExtent l="0" t="0" r="0" b="0"/>
                <wp:wrapNone/>
                <wp:docPr id="32" name="Zone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635" cy="401320"/>
                        </a:xfrm>
                        <a:prstGeom prst="rect">
                          <a:avLst/>
                        </a:prstGeom>
                        <a:noFill/>
                      </wps:spPr>
                      <wps:txbx>
                        <w:txbxContent>
                          <w:p w:rsidR="00A333AB" w:rsidRDefault="00A333AB" w:rsidP="00C77C47">
                            <w:pPr>
                              <w:pStyle w:val="NormalWeb"/>
                              <w:spacing w:before="0" w:beforeAutospacing="0" w:after="0" w:afterAutospacing="0"/>
                            </w:pPr>
                            <w:r w:rsidRPr="00C77C47">
                              <w:rPr>
                                <w:rFonts w:ascii="Calibri" w:hAnsi="Calibri"/>
                                <w:b/>
                                <w:bCs/>
                                <w:color w:val="000000"/>
                                <w:kern w:val="24"/>
                                <w:sz w:val="20"/>
                                <w:szCs w:val="20"/>
                              </w:rPr>
                              <w:t>RS485 / HPTS</w:t>
                            </w:r>
                            <w:r w:rsidRPr="00C77C47">
                              <w:rPr>
                                <w:rFonts w:ascii="Calibri" w:hAnsi="Calibri"/>
                                <w:color w:val="000000"/>
                                <w:kern w:val="24"/>
                                <w:sz w:val="20"/>
                                <w:szCs w:val="20"/>
                              </w:rPr>
                              <w:t xml:space="preserve"> : TX / RX</w:t>
                            </w:r>
                            <w:r>
                              <w:rPr>
                                <w:rFonts w:ascii="Calibri" w:hAnsi="Calibri"/>
                                <w:color w:val="000000"/>
                                <w:kern w:val="24"/>
                                <w:sz w:val="20"/>
                                <w:szCs w:val="20"/>
                              </w:rPr>
                              <w:t>, Trame TDSE : Indicateurs système et DAM PA</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ZoneTexte 31" o:spid="_x0000_s1149" type="#_x0000_t202" style="position:absolute;margin-left:90.7pt;margin-top:5.25pt;width:170.05pt;height:31.6pt;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" filled="f" stroked="f">
                <v:path arrowok="t"/>
                <v:textbox style="mso-fit-shape-to-text:t">
                  <w:txbxContent>
                    <w:p w:rsidR="00A333AB" w:rsidRDefault="00A333AB" w:rsidP="00C77C47">
                      <w:pPr>
                        <w:pStyle w:val="NormalWeb"/>
                        <w:spacing w:before="0" w:beforeAutospacing="0" w:after="0" w:afterAutospacing="0"/>
                      </w:pPr>
                      <w:r w:rsidRPr="00C77C47">
                        <w:rPr>
                          <w:rFonts w:ascii="Calibri" w:hAnsi="Calibri"/>
                          <w:b/>
                          <w:bCs/>
                          <w:color w:val="000000"/>
                          <w:kern w:val="24"/>
                          <w:sz w:val="20"/>
                          <w:szCs w:val="20"/>
                        </w:rPr>
                        <w:t>RS485 / HPTS</w:t>
                      </w:r>
                      <w:r w:rsidRPr="00C77C47">
                        <w:rPr>
                          <w:rFonts w:ascii="Calibri" w:hAnsi="Calibri"/>
                          <w:color w:val="000000"/>
                          <w:kern w:val="24"/>
                          <w:sz w:val="20"/>
                          <w:szCs w:val="20"/>
                        </w:rPr>
                        <w:t xml:space="preserve"> : TX / RX</w:t>
                      </w:r>
                      <w:r>
                        <w:rPr>
                          <w:rFonts w:ascii="Calibri" w:hAnsi="Calibri"/>
                          <w:color w:val="000000"/>
                          <w:kern w:val="24"/>
                          <w:sz w:val="20"/>
                          <w:szCs w:val="20"/>
                        </w:rPr>
                        <w:t>, Trame TDSE : Indicateurs système et DAM PA</w:t>
                      </w:r>
                    </w:p>
                  </w:txbxContent>
                </v:textbox>
              </v:shape>
            </w:pict>
          </mc:Fallback>
        </mc:AlternateContent>
      </w:r>
    </w:p>
    <w:p w:rsidR="00D963B7" w:rsidRPr="004C4229" w:rsidRDefault="0056294B" w:rsidP="0001102D">
      <w:ins w:id="489" w:author="GUIZARD Maurice" w:date="2014-09-02T19:59:00Z">
        <w:r w:rsidRPr="0056294B">
          <w:rPr>
            <w:noProof/>
          </w:rPr>
          <mc:AlternateContent>
            <mc:Choice Requires="wps">
              <w:drawing>
                <wp:anchor distT="0" distB="0" distL="114300" distR="114300" simplePos="0" relativeHeight="251661312" behindDoc="0" locked="0" layoutInCell="1" allowOverlap="1" wp14:anchorId="5A5478FD" wp14:editId="75B270A7">
                  <wp:simplePos x="0" y="0"/>
                  <wp:positionH relativeFrom="column">
                    <wp:posOffset>3305175</wp:posOffset>
                  </wp:positionH>
                  <wp:positionV relativeFrom="paragraph">
                    <wp:posOffset>100965</wp:posOffset>
                  </wp:positionV>
                  <wp:extent cx="647700" cy="283210"/>
                  <wp:effectExtent l="0" t="0" r="19050" b="21590"/>
                  <wp:wrapNone/>
                  <wp:docPr id="200" name="Rectangle 22"/>
                  <wp:cNvGraphicFramePr/>
                  <a:graphic xmlns:a="http://schemas.openxmlformats.org/drawingml/2006/main">
                    <a:graphicData uri="http://schemas.microsoft.com/office/word/2010/wordprocessingShape">
                      <wps:wsp>
                        <wps:cNvSpPr/>
                        <wps:spPr>
                          <a:xfrm>
                            <a:off x="0" y="0"/>
                            <a:ext cx="647700" cy="283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56294B">
                              <w:pPr>
                                <w:pStyle w:val="NormalWeb"/>
                                <w:spacing w:before="0" w:beforeAutospacing="0" w:after="0" w:afterAutospacing="0"/>
                                <w:jc w:val="center"/>
                              </w:pPr>
                              <w:r>
                                <w:rPr>
                                  <w:rFonts w:asciiTheme="minorHAnsi" w:hAnsi="Calibri" w:cstheme="minorBidi"/>
                                  <w:color w:val="FFFFFF" w:themeColor="light1"/>
                                  <w:kern w:val="24"/>
                                  <w:sz w:val="22"/>
                                  <w:szCs w:val="22"/>
                                </w:rPr>
                                <w:t>CCI011</w:t>
                              </w:r>
                            </w:p>
                          </w:txbxContent>
                        </wps:txbx>
                        <wps:bodyPr rtlCol="0" anchor="ctr"/>
                      </wps:wsp>
                    </a:graphicData>
                  </a:graphic>
                </wp:anchor>
              </w:drawing>
            </mc:Choice>
            <mc:Fallback>
              <w:pict>
                <v:rect id="_x0000_s1150" style="position:absolute;margin-left:260.25pt;margin-top:7.95pt;width:51pt;height:22.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" fillcolor="#4f81bd [3204]" strokecolor="#243f60 [1604]" strokeweight="2pt">
                  <v:textbox>
                    <w:txbxContent>
                      <w:p w:rsidR="00A333AB" w:rsidRDefault="00A333AB" w:rsidP="0056294B">
                        <w:pPr>
                          <w:pStyle w:val="NormalWeb"/>
                          <w:spacing w:before="0" w:beforeAutospacing="0" w:after="0" w:afterAutospacing="0"/>
                          <w:jc w:val="center"/>
                        </w:pPr>
                        <w:r>
                          <w:rPr>
                            <w:rFonts w:asciiTheme="minorHAnsi" w:hAnsi="Calibri" w:cstheme="minorBidi"/>
                            <w:color w:val="FFFFFF" w:themeColor="light1"/>
                            <w:kern w:val="24"/>
                            <w:sz w:val="22"/>
                            <w:szCs w:val="22"/>
                          </w:rPr>
                          <w:t>CCI011</w:t>
                        </w:r>
                      </w:p>
                    </w:txbxContent>
                  </v:textbox>
                </v:rect>
              </w:pict>
            </mc:Fallback>
          </mc:AlternateContent>
        </w:r>
      </w:ins>
    </w:p>
    <w:p w:rsidR="00D963B7" w:rsidRPr="004C4229" w:rsidRDefault="0056294B" w:rsidP="0001102D">
      <w:r>
        <w:rPr>
          <w:noProof/>
        </w:rPr>
        <mc:AlternateContent>
          <mc:Choice Requires="wps">
            <w:drawing>
              <wp:anchor distT="0" distB="0" distL="114300" distR="114300" simplePos="0" relativeHeight="7" behindDoc="0" locked="0" layoutInCell="1" allowOverlap="1" wp14:anchorId="5998A257" wp14:editId="4F98BE31">
                <wp:simplePos x="0" y="0"/>
                <wp:positionH relativeFrom="column">
                  <wp:posOffset>3957320</wp:posOffset>
                </wp:positionH>
                <wp:positionV relativeFrom="paragraph">
                  <wp:posOffset>-635</wp:posOffset>
                </wp:positionV>
                <wp:extent cx="1393190" cy="0"/>
                <wp:effectExtent l="38100" t="76200" r="16510" b="114300"/>
                <wp:wrapNone/>
                <wp:docPr id="30" name="Connecteur droit avec flèch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3190" cy="0"/>
                        </a:xfrm>
                        <a:prstGeom prst="straightConnector1">
                          <a:avLst/>
                        </a:prstGeom>
                        <a:noFill/>
                        <a:ln w="9525" cap="flat" cmpd="sng" algn="ctr">
                          <a:solidFill>
                            <a:srgbClr val="4F81BD">
                              <a:shade val="95000"/>
                              <a:satMod val="105000"/>
                            </a:srgbClr>
                          </a:solidFill>
                          <a:prstDash val="solid"/>
                          <a:headEnd type="arrow" w="med" len="me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id="Connecteur droit avec flèche 29" o:spid="_x0000_s1026" type="#_x0000_t32" style="position:absolute;margin-left:311.6pt;margin-top:-.05pt;width:109.7pt;height:0;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" strokecolor="#4a7ebb">
                <v:stroke startarrow="open" endarrow="open"/>
                <o:lock v:ext="edit" shapetype="f"/>
              </v:shape>
            </w:pict>
          </mc:Fallback>
        </mc:AlternateContent>
      </w:r>
      <w:r w:rsidR="00EF07FD">
        <w:rPr>
          <w:noProof/>
        </w:rPr>
        <mc:AlternateContent>
          <mc:Choice Requires="wps">
            <w:drawing>
              <wp:anchor distT="0" distB="0" distL="114300" distR="114300" simplePos="0" relativeHeight="8" behindDoc="0" locked="0" layoutInCell="1" allowOverlap="1" wp14:anchorId="31C54ECB" wp14:editId="796C9849">
                <wp:simplePos x="0" y="0"/>
                <wp:positionH relativeFrom="column">
                  <wp:posOffset>930275</wp:posOffset>
                </wp:positionH>
                <wp:positionV relativeFrom="paragraph">
                  <wp:posOffset>29845</wp:posOffset>
                </wp:positionV>
                <wp:extent cx="2338705" cy="0"/>
                <wp:effectExtent l="15875" t="77470" r="17145" b="74930"/>
                <wp:wrapNone/>
                <wp:docPr id="15"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8705" cy="0"/>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30" o:spid="_x0000_s1026" type="#_x0000_t32" style="position:absolute;margin-left:73.25pt;margin-top:2.35pt;width:184.15pt;height:0;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" strokecolor="#4a7ebb">
                <v:stroke startarrow="open" endarrow="open"/>
              </v:shape>
            </w:pict>
          </mc:Fallback>
        </mc:AlternateContent>
      </w:r>
    </w:p>
    <w:p w:rsidR="00D963B7" w:rsidRPr="004C4229" w:rsidRDefault="00D963B7" w:rsidP="0001102D"/>
    <w:p w:rsidR="00D963B7" w:rsidRPr="004C4229" w:rsidRDefault="00D963B7" w:rsidP="0001102D"/>
    <w:p w:rsidR="00D963B7" w:rsidRPr="004C4229" w:rsidRDefault="00D963B7" w:rsidP="0001102D"/>
    <w:p w:rsidR="00D963B7" w:rsidRPr="004C4229" w:rsidRDefault="00D963B7" w:rsidP="0001102D"/>
    <w:p w:rsidR="00D963B7" w:rsidRPr="004C4229" w:rsidRDefault="00D963B7" w:rsidP="0001102D"/>
    <w:p w:rsidR="00D963B7" w:rsidRPr="004C4229" w:rsidRDefault="00D963B7" w:rsidP="0001102D"/>
    <w:p w:rsidR="00D963B7" w:rsidRPr="004C4229" w:rsidRDefault="00D963B7" w:rsidP="0001102D"/>
    <w:p w:rsidR="00436CD1" w:rsidRDefault="00436CD1" w:rsidP="000039A0">
      <w:pPr>
        <w:pStyle w:val="Titre2"/>
      </w:pPr>
      <w:r>
        <w:br w:type="page"/>
      </w:r>
      <w:bookmarkStart w:id="490" w:name="_Toc398632660"/>
      <w:ins w:id="491" w:author="DECOOPMAN Alexandre" w:date="2014-09-16T12:12:00Z">
        <w:r w:rsidR="00FB4A2F">
          <w:t xml:space="preserve"> </w:t>
        </w:r>
      </w:ins>
      <w:r>
        <w:t xml:space="preserve">Interfaces OMAP-TM </w:t>
      </w:r>
      <w:r>
        <w:sym w:font="Wingdings" w:char="F0DF"/>
      </w:r>
      <w:r>
        <w:sym w:font="Wingdings" w:char="F0E0"/>
      </w:r>
      <w:r>
        <w:t xml:space="preserve"> PA</w:t>
      </w:r>
      <w:bookmarkEnd w:id="490"/>
    </w:p>
    <w:p w:rsidR="002749B3" w:rsidRDefault="002749B3" w:rsidP="000755C2">
      <w:pPr>
        <w:pStyle w:val="Textestandard"/>
      </w:pPr>
      <w:r>
        <w:t>Le TM (Terminal de Maintenance) présente les informations utiles à la maintenance Bord du PA alors que l’OMAP (Outil de Mise Au Point) est un outil d’analyse permettant de visualiser des données internes du logiciel PA.</w:t>
      </w:r>
    </w:p>
    <w:p w:rsidR="00436CD1" w:rsidRDefault="00436CD1" w:rsidP="000755C2">
      <w:pPr>
        <w:pStyle w:val="Textestandard"/>
      </w:pPr>
      <w:r>
        <w:t xml:space="preserve">Il s’agit d’une interface ponctuelle, entre un ordinateur portable et le </w:t>
      </w:r>
      <w:r w:rsidR="002749B3">
        <w:t xml:space="preserve">panier </w:t>
      </w:r>
      <w:r>
        <w:t xml:space="preserve">PA. Les informations échangées </w:t>
      </w:r>
      <w:r w:rsidR="002749B3">
        <w:t>correspondent aux variables internes de l’ATO</w:t>
      </w:r>
      <w:r w:rsidR="00A6259C">
        <w:t>.</w:t>
      </w:r>
      <w:r>
        <w:t xml:space="preserve"> </w:t>
      </w:r>
    </w:p>
    <w:p w:rsidR="00436CD1" w:rsidRDefault="00436CD1" w:rsidP="0001102D"/>
    <w:p w:rsidR="00D963B7" w:rsidRDefault="00EF07FD" w:rsidP="0001102D">
      <w:r>
        <w:rPr>
          <w:noProof/>
        </w:rPr>
        <mc:AlternateContent>
          <mc:Choice Requires="wps">
            <w:drawing>
              <wp:anchor distT="0" distB="0" distL="114300" distR="114300" simplePos="0" relativeHeight="48" behindDoc="0" locked="0" layoutInCell="1" allowOverlap="1" wp14:anchorId="561B20DA" wp14:editId="69C84075">
                <wp:simplePos x="0" y="0"/>
                <wp:positionH relativeFrom="column">
                  <wp:posOffset>76200</wp:posOffset>
                </wp:positionH>
                <wp:positionV relativeFrom="paragraph">
                  <wp:posOffset>0</wp:posOffset>
                </wp:positionV>
                <wp:extent cx="922655" cy="1353185"/>
                <wp:effectExtent l="0" t="0" r="10795" b="18415"/>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655" cy="1353185"/>
                        </a:xfrm>
                        <a:prstGeom prst="rect">
                          <a:avLst/>
                        </a:prstGeom>
                        <a:solidFill>
                          <a:sysClr val="window" lastClr="FFFFFF"/>
                        </a:solidFill>
                        <a:ln w="25400" cap="flat" cmpd="sng" algn="ctr">
                          <a:solidFill>
                            <a:srgbClr val="F79646"/>
                          </a:solidFill>
                          <a:prstDash val="dash"/>
                        </a:ln>
                        <a:effectLst/>
                      </wps:spPr>
                      <wps:txbx>
                        <w:txbxContent>
                          <w:p w:rsidR="00A333AB" w:rsidRDefault="00A333AB" w:rsidP="00436CD1">
                            <w:pPr>
                              <w:pStyle w:val="NormalWeb"/>
                              <w:spacing w:before="0" w:beforeAutospacing="0" w:after="0" w:afterAutospacing="0"/>
                              <w:jc w:val="center"/>
                              <w:rPr>
                                <w:rFonts w:ascii="Calibri" w:hAnsi="Calibri"/>
                                <w:color w:val="000000"/>
                                <w:kern w:val="24"/>
                                <w:sz w:val="36"/>
                                <w:szCs w:val="36"/>
                              </w:rPr>
                            </w:pPr>
                            <w:r w:rsidRPr="00436CD1">
                              <w:rPr>
                                <w:rFonts w:ascii="Calibri" w:hAnsi="Calibri"/>
                                <w:color w:val="000000"/>
                                <w:kern w:val="24"/>
                                <w:sz w:val="36"/>
                                <w:szCs w:val="36"/>
                              </w:rPr>
                              <w:t>OMAP</w:t>
                            </w:r>
                          </w:p>
                          <w:p w:rsidR="00A333AB" w:rsidRDefault="00A333AB" w:rsidP="00436CD1">
                            <w:pPr>
                              <w:pStyle w:val="NormalWeb"/>
                              <w:spacing w:before="0" w:beforeAutospacing="0" w:after="0" w:afterAutospacing="0"/>
                              <w:jc w:val="center"/>
                            </w:pPr>
                            <w:proofErr w:type="gramStart"/>
                            <w:r>
                              <w:rPr>
                                <w:rFonts w:ascii="Calibri" w:hAnsi="Calibri"/>
                                <w:color w:val="000000"/>
                                <w:kern w:val="24"/>
                                <w:sz w:val="36"/>
                                <w:szCs w:val="36"/>
                              </w:rPr>
                              <w:t>ou</w:t>
                            </w:r>
                            <w:proofErr w:type="gramEnd"/>
                            <w:r w:rsidRPr="00436CD1">
                              <w:rPr>
                                <w:rFonts w:ascii="Calibri" w:hAnsi="Calibri"/>
                                <w:color w:val="000000"/>
                                <w:kern w:val="24"/>
                                <w:sz w:val="36"/>
                                <w:szCs w:val="36"/>
                              </w:rPr>
                              <w:t xml:space="preserve"> </w:t>
                            </w:r>
                          </w:p>
                          <w:p w:rsidR="00A333AB" w:rsidRDefault="00A333AB" w:rsidP="00436CD1">
                            <w:pPr>
                              <w:pStyle w:val="NormalWeb"/>
                              <w:spacing w:before="0" w:beforeAutospacing="0" w:after="0" w:afterAutospacing="0"/>
                              <w:jc w:val="center"/>
                            </w:pPr>
                            <w:r w:rsidRPr="00436CD1">
                              <w:rPr>
                                <w:rFonts w:ascii="Calibri" w:hAnsi="Calibri"/>
                                <w:color w:val="000000"/>
                                <w:kern w:val="24"/>
                                <w:sz w:val="32"/>
                                <w:szCs w:val="32"/>
                              </w:rPr>
                              <w:t>TM</w:t>
                            </w:r>
                          </w:p>
                        </w:txbxContent>
                      </wps:txbx>
                      <wps:bodyPr rtlCol="0" anchor="ctr"/>
                    </wps:wsp>
                  </a:graphicData>
                </a:graphic>
                <wp14:sizeRelH relativeFrom="page">
                  <wp14:pctWidth>0</wp14:pctWidth>
                </wp14:sizeRelH>
                <wp14:sizeRelV relativeFrom="page">
                  <wp14:pctHeight>0</wp14:pctHeight>
                </wp14:sizeRelV>
              </wp:anchor>
            </w:drawing>
          </mc:Choice>
          <mc:Fallback>
            <w:pict>
              <v:rect id="_x0000_s1151" style="position:absolute;margin-left:6pt;margin-top:0;width:72.65pt;height:106.55pt;z-index: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" fillcolor="window" strokecolor="#f79646" strokeweight="2pt">
                <v:stroke dashstyle="dash"/>
                <v:path arrowok="t"/>
                <v:textbox>
                  <w:txbxContent>
                    <w:p w:rsidR="00A333AB" w:rsidRDefault="00A333AB" w:rsidP="00436CD1">
                      <w:pPr>
                        <w:pStyle w:val="NormalWeb"/>
                        <w:spacing w:before="0" w:beforeAutospacing="0" w:after="0" w:afterAutospacing="0"/>
                        <w:jc w:val="center"/>
                        <w:rPr>
                          <w:rFonts w:ascii="Calibri" w:hAnsi="Calibri"/>
                          <w:color w:val="000000"/>
                          <w:kern w:val="24"/>
                          <w:sz w:val="36"/>
                          <w:szCs w:val="36"/>
                        </w:rPr>
                      </w:pPr>
                      <w:r w:rsidRPr="00436CD1">
                        <w:rPr>
                          <w:rFonts w:ascii="Calibri" w:hAnsi="Calibri"/>
                          <w:color w:val="000000"/>
                          <w:kern w:val="24"/>
                          <w:sz w:val="36"/>
                          <w:szCs w:val="36"/>
                        </w:rPr>
                        <w:t>OMAP</w:t>
                      </w:r>
                    </w:p>
                    <w:p w:rsidR="00A333AB" w:rsidRDefault="00A333AB" w:rsidP="00436CD1">
                      <w:pPr>
                        <w:pStyle w:val="NormalWeb"/>
                        <w:spacing w:before="0" w:beforeAutospacing="0" w:after="0" w:afterAutospacing="0"/>
                        <w:jc w:val="center"/>
                      </w:pPr>
                      <w:proofErr w:type="gramStart"/>
                      <w:r>
                        <w:rPr>
                          <w:rFonts w:ascii="Calibri" w:hAnsi="Calibri"/>
                          <w:color w:val="000000"/>
                          <w:kern w:val="24"/>
                          <w:sz w:val="36"/>
                          <w:szCs w:val="36"/>
                        </w:rPr>
                        <w:t>ou</w:t>
                      </w:r>
                      <w:proofErr w:type="gramEnd"/>
                      <w:r w:rsidRPr="00436CD1">
                        <w:rPr>
                          <w:rFonts w:ascii="Calibri" w:hAnsi="Calibri"/>
                          <w:color w:val="000000"/>
                          <w:kern w:val="24"/>
                          <w:sz w:val="36"/>
                          <w:szCs w:val="36"/>
                        </w:rPr>
                        <w:t xml:space="preserve"> </w:t>
                      </w:r>
                    </w:p>
                    <w:p w:rsidR="00A333AB" w:rsidRDefault="00A333AB" w:rsidP="00436CD1">
                      <w:pPr>
                        <w:pStyle w:val="NormalWeb"/>
                        <w:spacing w:before="0" w:beforeAutospacing="0" w:after="0" w:afterAutospacing="0"/>
                        <w:jc w:val="center"/>
                      </w:pPr>
                      <w:r w:rsidRPr="00436CD1">
                        <w:rPr>
                          <w:rFonts w:ascii="Calibri" w:hAnsi="Calibri"/>
                          <w:color w:val="000000"/>
                          <w:kern w:val="24"/>
                          <w:sz w:val="32"/>
                          <w:szCs w:val="32"/>
                        </w:rPr>
                        <w:t>TM</w:t>
                      </w:r>
                    </w:p>
                  </w:txbxContent>
                </v:textbox>
              </v:rect>
            </w:pict>
          </mc:Fallback>
        </mc:AlternateContent>
      </w:r>
      <w:r>
        <w:rPr>
          <w:noProof/>
        </w:rPr>
        <mc:AlternateContent>
          <mc:Choice Requires="wps">
            <w:drawing>
              <wp:anchor distT="0" distB="0" distL="114300" distR="114300" simplePos="0" relativeHeight="49" behindDoc="0" locked="0" layoutInCell="1" allowOverlap="1" wp14:anchorId="425DAC9C" wp14:editId="1EB3A9ED">
                <wp:simplePos x="0" y="0"/>
                <wp:positionH relativeFrom="column">
                  <wp:posOffset>3312160</wp:posOffset>
                </wp:positionH>
                <wp:positionV relativeFrom="paragraph">
                  <wp:posOffset>0</wp:posOffset>
                </wp:positionV>
                <wp:extent cx="2692400" cy="1329055"/>
                <wp:effectExtent l="57150" t="38100" r="69850" b="99695"/>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2400" cy="13290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60.8pt;margin-top:0;width:212pt;height:104.65pt;z-index: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" fillcolor="#dafda7" strokecolor="#98b954">
                <v:fill color2="#f5ffe6" rotate="t" angle="180" colors="0 #dafda7;22938f #e4fdc2;1 #f5ffe6" focus="100%" type="gradient"/>
                <v:shadow on="t" color="black" opacity="24903f" origin=",.5" offset="0,.55556mm"/>
                <v:path arrowok="t"/>
              </v:rect>
            </w:pict>
          </mc:Fallback>
        </mc:AlternateContent>
      </w:r>
      <w:r>
        <w:rPr>
          <w:noProof/>
        </w:rPr>
        <mc:AlternateContent>
          <mc:Choice Requires="wps">
            <w:drawing>
              <wp:anchor distT="0" distB="0" distL="114300" distR="114300" simplePos="0" relativeHeight="50" behindDoc="0" locked="0" layoutInCell="1" allowOverlap="1" wp14:anchorId="6D8AA6FC" wp14:editId="7B351318">
                <wp:simplePos x="0" y="0"/>
                <wp:positionH relativeFrom="column">
                  <wp:posOffset>5358765</wp:posOffset>
                </wp:positionH>
                <wp:positionV relativeFrom="paragraph">
                  <wp:posOffset>652145</wp:posOffset>
                </wp:positionV>
                <wp:extent cx="648335" cy="283845"/>
                <wp:effectExtent l="0" t="0" r="18415" b="2095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35" cy="283845"/>
                        </a:xfrm>
                        <a:prstGeom prst="rect">
                          <a:avLst/>
                        </a:prstGeom>
                        <a:solidFill>
                          <a:srgbClr val="4F81BD"/>
                        </a:solidFill>
                        <a:ln w="25400" cap="flat" cmpd="sng" algn="ctr">
                          <a:solidFill>
                            <a:srgbClr val="4F81BD">
                              <a:shade val="50000"/>
                            </a:srgbClr>
                          </a:solidFill>
                          <a:prstDash val="solid"/>
                        </a:ln>
                        <a:effectLst/>
                      </wps:spPr>
                      <wps:txbx>
                        <w:txbxContent>
                          <w:p w:rsidR="00A333AB" w:rsidRDefault="00A333AB" w:rsidP="00436CD1">
                            <w:pPr>
                              <w:pStyle w:val="NormalWeb"/>
                              <w:spacing w:before="0" w:beforeAutospacing="0" w:after="0" w:afterAutospacing="0"/>
                              <w:jc w:val="center"/>
                            </w:pPr>
                            <w:r w:rsidRPr="00436CD1">
                              <w:rPr>
                                <w:rFonts w:ascii="Calibri" w:hAnsi="Calibri"/>
                                <w:color w:val="FFFFFF"/>
                                <w:kern w:val="24"/>
                                <w:sz w:val="22"/>
                                <w:szCs w:val="22"/>
                              </w:rPr>
                              <w:t>CUC</w:t>
                            </w:r>
                            <w:del w:id="492" w:author="GUIZARD Maurice" w:date="2014-09-02T20:00:00Z">
                              <w:r w:rsidRPr="00436CD1" w:rsidDel="0056294B">
                                <w:rPr>
                                  <w:rFonts w:ascii="Calibri" w:hAnsi="Calibri"/>
                                  <w:color w:val="FFFFFF"/>
                                  <w:kern w:val="24"/>
                                  <w:sz w:val="22"/>
                                  <w:szCs w:val="22"/>
                                </w:rPr>
                                <w:delText>0</w:delText>
                              </w:r>
                            </w:del>
                            <w:r w:rsidRPr="00436CD1">
                              <w:rPr>
                                <w:rFonts w:ascii="Calibri" w:hAnsi="Calibri"/>
                                <w:color w:val="FFFFFF"/>
                                <w:kern w:val="24"/>
                                <w:sz w:val="22"/>
                                <w:szCs w:val="22"/>
                              </w:rPr>
                              <w:t>12</w:t>
                            </w:r>
                          </w:p>
                        </w:txbxContent>
                      </wps:txbx>
                      <wps:bodyPr rtlCol="0" anchor="ctr"/>
                    </wps:wsp>
                  </a:graphicData>
                </a:graphic>
                <wp14:sizeRelH relativeFrom="page">
                  <wp14:pctWidth>0</wp14:pctWidth>
                </wp14:sizeRelH>
                <wp14:sizeRelV relativeFrom="page">
                  <wp14:pctHeight>0</wp14:pctHeight>
                </wp14:sizeRelV>
              </wp:anchor>
            </w:drawing>
          </mc:Choice>
          <mc:Fallback>
            <w:pict>
              <v:rect id="Rectangle 5" o:spid="_x0000_s1152" style="position:absolute;margin-left:421.95pt;margin-top:51.35pt;width:51.05pt;height:22.35pt;z-index: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" fillcolor="#4f81bd" strokecolor="#385d8a" strokeweight="2pt">
                <v:path arrowok="t"/>
                <v:textbox>
                  <w:txbxContent>
                    <w:p w:rsidR="00A333AB" w:rsidRDefault="00A333AB" w:rsidP="00436CD1">
                      <w:pPr>
                        <w:pStyle w:val="NormalWeb"/>
                        <w:spacing w:before="0" w:beforeAutospacing="0" w:after="0" w:afterAutospacing="0"/>
                        <w:jc w:val="center"/>
                      </w:pPr>
                      <w:r w:rsidRPr="00436CD1">
                        <w:rPr>
                          <w:rFonts w:ascii="Calibri" w:hAnsi="Calibri"/>
                          <w:color w:val="FFFFFF"/>
                          <w:kern w:val="24"/>
                          <w:sz w:val="22"/>
                          <w:szCs w:val="22"/>
                        </w:rPr>
                        <w:t>CUC</w:t>
                      </w:r>
                      <w:del w:id="493" w:author="GUIZARD Maurice" w:date="2014-09-02T20:00:00Z">
                        <w:r w:rsidRPr="00436CD1" w:rsidDel="0056294B">
                          <w:rPr>
                            <w:rFonts w:ascii="Calibri" w:hAnsi="Calibri"/>
                            <w:color w:val="FFFFFF"/>
                            <w:kern w:val="24"/>
                            <w:sz w:val="22"/>
                            <w:szCs w:val="22"/>
                          </w:rPr>
                          <w:delText>0</w:delText>
                        </w:r>
                      </w:del>
                      <w:r w:rsidRPr="00436CD1">
                        <w:rPr>
                          <w:rFonts w:ascii="Calibri" w:hAnsi="Calibri"/>
                          <w:color w:val="FFFFFF"/>
                          <w:kern w:val="24"/>
                          <w:sz w:val="22"/>
                          <w:szCs w:val="22"/>
                        </w:rPr>
                        <w:t>12</w:t>
                      </w:r>
                    </w:p>
                  </w:txbxContent>
                </v:textbox>
              </v:rect>
            </w:pict>
          </mc:Fallback>
        </mc:AlternateContent>
      </w:r>
      <w:r>
        <w:rPr>
          <w:noProof/>
        </w:rPr>
        <mc:AlternateContent>
          <mc:Choice Requires="wps">
            <w:drawing>
              <wp:anchor distT="0" distB="0" distL="114300" distR="114300" simplePos="0" relativeHeight="51" behindDoc="0" locked="0" layoutInCell="1" allowOverlap="1" wp14:anchorId="3E2A822B" wp14:editId="7FD08E99">
                <wp:simplePos x="0" y="0"/>
                <wp:positionH relativeFrom="column">
                  <wp:posOffset>3327400</wp:posOffset>
                </wp:positionH>
                <wp:positionV relativeFrom="paragraph">
                  <wp:posOffset>794385</wp:posOffset>
                </wp:positionV>
                <wp:extent cx="2031365" cy="12700"/>
                <wp:effectExtent l="38100" t="76200" r="0" b="101600"/>
                <wp:wrapNone/>
                <wp:docPr id="11"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31365" cy="12700"/>
                        </a:xfrm>
                        <a:prstGeom prst="straightConnector1">
                          <a:avLst/>
                        </a:prstGeom>
                        <a:noFill/>
                        <a:ln w="9525" cap="flat" cmpd="sng" algn="ctr">
                          <a:solidFill>
                            <a:srgbClr val="4F81BD">
                              <a:shade val="95000"/>
                              <a:satMod val="105000"/>
                            </a:srgbClr>
                          </a:solidFill>
                          <a:prstDash val="solid"/>
                          <a:headEnd type="arrow"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shape id="Connecteur droit avec flèche 6" o:spid="_x0000_s1026" type="#_x0000_t32" style="position:absolute;margin-left:262pt;margin-top:62.55pt;width:159.95pt;height:1pt;flip:y;z-index: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" strokecolor="#4a7ebb">
                <v:stroke startarrow="open"/>
                <o:lock v:ext="edit" shapetype="f"/>
              </v:shape>
            </w:pict>
          </mc:Fallback>
        </mc:AlternateContent>
      </w:r>
      <w:r>
        <w:rPr>
          <w:noProof/>
        </w:rPr>
        <mc:AlternateContent>
          <mc:Choice Requires="wps">
            <w:drawing>
              <wp:anchor distT="0" distB="0" distL="114300" distR="114300" simplePos="0" relativeHeight="53" behindDoc="0" locked="0" layoutInCell="1" allowOverlap="1" wp14:anchorId="7EFB81C2" wp14:editId="11ADEB30">
                <wp:simplePos x="0" y="0"/>
                <wp:positionH relativeFrom="column">
                  <wp:posOffset>1082040</wp:posOffset>
                </wp:positionH>
                <wp:positionV relativeFrom="paragraph">
                  <wp:posOffset>546100</wp:posOffset>
                </wp:positionV>
                <wp:extent cx="2000885" cy="246380"/>
                <wp:effectExtent l="0" t="0" r="0" b="0"/>
                <wp:wrapNone/>
                <wp:docPr id="10" name="Zone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885" cy="246380"/>
                        </a:xfrm>
                        <a:prstGeom prst="rect">
                          <a:avLst/>
                        </a:prstGeom>
                        <a:noFill/>
                      </wps:spPr>
                      <wps:txbx>
                        <w:txbxContent>
                          <w:p w:rsidR="00A333AB" w:rsidRDefault="00A333AB" w:rsidP="00436CD1">
                            <w:pPr>
                              <w:pStyle w:val="NormalWeb"/>
                              <w:spacing w:before="0" w:beforeAutospacing="0" w:after="0" w:afterAutospacing="0"/>
                            </w:pPr>
                            <w:r w:rsidRPr="00436CD1">
                              <w:rPr>
                                <w:rFonts w:ascii="Calibri" w:hAnsi="Calibri"/>
                                <w:b/>
                                <w:bCs/>
                                <w:color w:val="000000"/>
                                <w:kern w:val="24"/>
                                <w:sz w:val="20"/>
                                <w:szCs w:val="20"/>
                              </w:rPr>
                              <w:t xml:space="preserve">RS232 </w:t>
                            </w:r>
                            <w:r w:rsidRPr="00436CD1">
                              <w:rPr>
                                <w:rFonts w:ascii="Calibri" w:hAnsi="Calibri"/>
                                <w:color w:val="000000"/>
                                <w:kern w:val="24"/>
                                <w:sz w:val="20"/>
                                <w:szCs w:val="20"/>
                              </w:rPr>
                              <w:t xml:space="preserve">: TX / </w:t>
                            </w:r>
                            <w:proofErr w:type="gramStart"/>
                            <w:r w:rsidRPr="00436CD1">
                              <w:rPr>
                                <w:rFonts w:ascii="Calibri" w:hAnsi="Calibri"/>
                                <w:color w:val="000000"/>
                                <w:kern w:val="24"/>
                                <w:sz w:val="20"/>
                                <w:szCs w:val="20"/>
                              </w:rPr>
                              <w:t>RX ,</w:t>
                            </w:r>
                            <w:proofErr w:type="gramEnd"/>
                            <w:r w:rsidRPr="00436CD1">
                              <w:rPr>
                                <w:rFonts w:ascii="Calibri" w:hAnsi="Calibri"/>
                                <w:color w:val="000000"/>
                                <w:kern w:val="24"/>
                                <w:sz w:val="20"/>
                                <w:szCs w:val="20"/>
                              </w:rPr>
                              <w:t xml:space="preserve">  trame </w:t>
                            </w:r>
                            <w:proofErr w:type="spellStart"/>
                            <w:r w:rsidRPr="00436CD1">
                              <w:rPr>
                                <w:rFonts w:ascii="Calibri" w:hAnsi="Calibri"/>
                                <w:color w:val="000000"/>
                                <w:kern w:val="24"/>
                                <w:sz w:val="20"/>
                                <w:szCs w:val="20"/>
                              </w:rPr>
                              <w:t>Omap</w:t>
                            </w:r>
                            <w:proofErr w:type="spellEnd"/>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ZoneTexte 8" o:spid="_x0000_s1153" type="#_x0000_t202" style="position:absolute;margin-left:85.2pt;margin-top:43pt;width:157.55pt;height:19.4pt;z-index: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" filled="f" stroked="f">
                <v:path arrowok="t"/>
                <v:textbox style="mso-fit-shape-to-text:t">
                  <w:txbxContent>
                    <w:p w:rsidR="00A333AB" w:rsidRDefault="00A333AB" w:rsidP="00436CD1">
                      <w:pPr>
                        <w:pStyle w:val="NormalWeb"/>
                        <w:spacing w:before="0" w:beforeAutospacing="0" w:after="0" w:afterAutospacing="0"/>
                      </w:pPr>
                      <w:r w:rsidRPr="00436CD1">
                        <w:rPr>
                          <w:rFonts w:ascii="Calibri" w:hAnsi="Calibri"/>
                          <w:b/>
                          <w:bCs/>
                          <w:color w:val="000000"/>
                          <w:kern w:val="24"/>
                          <w:sz w:val="20"/>
                          <w:szCs w:val="20"/>
                        </w:rPr>
                        <w:t xml:space="preserve">RS232 </w:t>
                      </w:r>
                      <w:r w:rsidRPr="00436CD1">
                        <w:rPr>
                          <w:rFonts w:ascii="Calibri" w:hAnsi="Calibri"/>
                          <w:color w:val="000000"/>
                          <w:kern w:val="24"/>
                          <w:sz w:val="20"/>
                          <w:szCs w:val="20"/>
                        </w:rPr>
                        <w:t xml:space="preserve">: TX / </w:t>
                      </w:r>
                      <w:proofErr w:type="gramStart"/>
                      <w:r w:rsidRPr="00436CD1">
                        <w:rPr>
                          <w:rFonts w:ascii="Calibri" w:hAnsi="Calibri"/>
                          <w:color w:val="000000"/>
                          <w:kern w:val="24"/>
                          <w:sz w:val="20"/>
                          <w:szCs w:val="20"/>
                        </w:rPr>
                        <w:t>RX ,</w:t>
                      </w:r>
                      <w:proofErr w:type="gramEnd"/>
                      <w:r w:rsidRPr="00436CD1">
                        <w:rPr>
                          <w:rFonts w:ascii="Calibri" w:hAnsi="Calibri"/>
                          <w:color w:val="000000"/>
                          <w:kern w:val="24"/>
                          <w:sz w:val="20"/>
                          <w:szCs w:val="20"/>
                        </w:rPr>
                        <w:t xml:space="preserve">  trame </w:t>
                      </w:r>
                      <w:proofErr w:type="spellStart"/>
                      <w:r w:rsidRPr="00436CD1">
                        <w:rPr>
                          <w:rFonts w:ascii="Calibri" w:hAnsi="Calibri"/>
                          <w:color w:val="000000"/>
                          <w:kern w:val="24"/>
                          <w:sz w:val="20"/>
                          <w:szCs w:val="20"/>
                        </w:rPr>
                        <w:t>Omap</w:t>
                      </w:r>
                      <w:proofErr w:type="spellEnd"/>
                    </w:p>
                  </w:txbxContent>
                </v:textbox>
              </v:shape>
            </w:pict>
          </mc:Fallback>
        </mc:AlternateContent>
      </w:r>
    </w:p>
    <w:p w:rsidR="00436CD1" w:rsidRDefault="00436CD1" w:rsidP="0001102D"/>
    <w:p w:rsidR="00436CD1" w:rsidRDefault="00436CD1" w:rsidP="0001102D"/>
    <w:p w:rsidR="00436CD1" w:rsidRDefault="00436CD1" w:rsidP="0001102D"/>
    <w:p w:rsidR="00436CD1" w:rsidRDefault="00EF07FD" w:rsidP="0001102D">
      <w:r>
        <w:rPr>
          <w:noProof/>
        </w:rPr>
        <mc:AlternateContent>
          <mc:Choice Requires="wps">
            <w:drawing>
              <wp:anchor distT="0" distB="0" distL="114300" distR="114300" simplePos="0" relativeHeight="52" behindDoc="0" locked="0" layoutInCell="1" allowOverlap="1" wp14:anchorId="58243FB7" wp14:editId="01AD40ED">
                <wp:simplePos x="0" y="0"/>
                <wp:positionH relativeFrom="column">
                  <wp:posOffset>1004570</wp:posOffset>
                </wp:positionH>
                <wp:positionV relativeFrom="paragraph">
                  <wp:posOffset>29845</wp:posOffset>
                </wp:positionV>
                <wp:extent cx="2307590" cy="635"/>
                <wp:effectExtent l="38100" t="76200" r="0" b="113665"/>
                <wp:wrapNone/>
                <wp:docPr id="9" name="Connecteur droit avec flèch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7590" cy="635"/>
                        </a:xfrm>
                        <a:prstGeom prst="bentConnector3">
                          <a:avLst>
                            <a:gd name="adj1" fmla="val 50000"/>
                          </a:avLst>
                        </a:prstGeom>
                        <a:noFill/>
                        <a:ln w="9525">
                          <a:solidFill>
                            <a:srgbClr val="4A7EBB"/>
                          </a:solidFill>
                          <a:miter lim="800000"/>
                          <a:headEnd type="arrow"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avec flèche 7" o:spid="_x0000_s1026" type="#_x0000_t34" style="position:absolute;margin-left:79.1pt;margin-top:2.35pt;width:181.7pt;height:.05pt;z-index: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" strokecolor="#4a7ebb">
                <v:stroke startarrow="open"/>
              </v:shape>
            </w:pict>
          </mc:Fallback>
        </mc:AlternateContent>
      </w:r>
    </w:p>
    <w:p w:rsidR="00436CD1" w:rsidRPr="004C4229" w:rsidRDefault="00436CD1" w:rsidP="0001102D"/>
    <w:p w:rsidR="00D151E4" w:rsidRPr="00B53E1B" w:rsidRDefault="00D151E4" w:rsidP="00D151E4"/>
    <w:p w:rsidR="00D151E4" w:rsidRPr="00B53E1B" w:rsidRDefault="00D151E4" w:rsidP="00D151E4"/>
    <w:p w:rsidR="00D963B7" w:rsidRDefault="00FB4A2F" w:rsidP="000039A0">
      <w:pPr>
        <w:pStyle w:val="Titre2"/>
      </w:pPr>
      <w:bookmarkStart w:id="494" w:name="_Toc398632661"/>
      <w:ins w:id="495" w:author="DECOOPMAN Alexandre" w:date="2014-09-16T12:12:00Z">
        <w:r>
          <w:t xml:space="preserve"> </w:t>
        </w:r>
      </w:ins>
      <w:r w:rsidR="00D963B7">
        <w:t xml:space="preserve">Interfaces SISVE </w:t>
      </w:r>
      <w:r w:rsidR="00D963B7">
        <w:sym w:font="Wingdings" w:char="F0DF"/>
      </w:r>
      <w:r w:rsidR="00D963B7">
        <w:sym w:font="Wingdings" w:char="F0E0"/>
      </w:r>
      <w:r w:rsidR="00D963B7">
        <w:t xml:space="preserve"> PA</w:t>
      </w:r>
      <w:bookmarkEnd w:id="494"/>
    </w:p>
    <w:p w:rsidR="001E1BFC" w:rsidRPr="001E1BFC" w:rsidRDefault="001E1BFC" w:rsidP="000755C2">
      <w:pPr>
        <w:pStyle w:val="Textestandard"/>
      </w:pPr>
      <w:r w:rsidRPr="001E1BFC">
        <w:t>La</w:t>
      </w:r>
      <w:r>
        <w:t xml:space="preserve"> </w:t>
      </w:r>
      <w:r w:rsidRPr="001E1BFC">
        <w:t>vitesse de transmission est de 4800 bauds, le format est le suivant :</w:t>
      </w:r>
    </w:p>
    <w:p w:rsidR="001E1BFC" w:rsidRPr="001E1BFC" w:rsidRDefault="001E1BFC" w:rsidP="000755C2">
      <w:pPr>
        <w:pStyle w:val="Textestandard"/>
      </w:pPr>
      <w:r w:rsidRPr="001E1BFC">
        <w:t xml:space="preserve">1 </w:t>
      </w:r>
      <w:proofErr w:type="spellStart"/>
      <w:r w:rsidRPr="001E1BFC">
        <w:t>start</w:t>
      </w:r>
      <w:proofErr w:type="spellEnd"/>
      <w:r>
        <w:t xml:space="preserve"> / </w:t>
      </w:r>
      <w:r w:rsidRPr="001E1BFC">
        <w:t>8 bits de données</w:t>
      </w:r>
      <w:r>
        <w:t xml:space="preserve"> / </w:t>
      </w:r>
      <w:r w:rsidRPr="001E1BFC">
        <w:t>1 parité impaire</w:t>
      </w:r>
      <w:r>
        <w:t xml:space="preserve"> / </w:t>
      </w:r>
      <w:r w:rsidRPr="001E1BFC">
        <w:t>1 stop</w:t>
      </w:r>
    </w:p>
    <w:p w:rsidR="001E1BFC" w:rsidRDefault="009237DC" w:rsidP="000755C2">
      <w:pPr>
        <w:pStyle w:val="Textestandard"/>
      </w:pPr>
      <w:r>
        <w:t>Le PA doit réémettre la trame CAP-P</w:t>
      </w:r>
      <w:r w:rsidR="00C541E3">
        <w:t>A</w:t>
      </w:r>
      <w:r>
        <w:t>-DAM reçu</w:t>
      </w:r>
      <w:r w:rsidR="00C541E3">
        <w:t>e</w:t>
      </w:r>
      <w:r>
        <w:t xml:space="preserve"> du KCV SACEM dans le but d’alimenter d’autres consommateurs de cette interface (qui n’est pas en réseau).</w:t>
      </w:r>
    </w:p>
    <w:p w:rsidR="009237DC" w:rsidRDefault="009237DC" w:rsidP="000755C2">
      <w:pPr>
        <w:pStyle w:val="Textestandard"/>
      </w:pPr>
    </w:p>
    <w:p w:rsidR="001E1BFC" w:rsidRDefault="00EF07FD" w:rsidP="000755C2">
      <w:pPr>
        <w:pStyle w:val="Textestandard"/>
      </w:pPr>
      <w:r>
        <w:rPr>
          <w:noProof/>
        </w:rPr>
        <mc:AlternateContent>
          <mc:Choice Requires="wps">
            <w:drawing>
              <wp:anchor distT="0" distB="0" distL="114300" distR="114300" simplePos="0" relativeHeight="36" behindDoc="0" locked="0" layoutInCell="1" allowOverlap="1" wp14:anchorId="6EA077B9" wp14:editId="1D1DD3D2">
                <wp:simplePos x="0" y="0"/>
                <wp:positionH relativeFrom="column">
                  <wp:posOffset>142875</wp:posOffset>
                </wp:positionH>
                <wp:positionV relativeFrom="paragraph">
                  <wp:posOffset>0</wp:posOffset>
                </wp:positionV>
                <wp:extent cx="812165" cy="1353185"/>
                <wp:effectExtent l="0" t="0" r="26035" b="18415"/>
                <wp:wrapNone/>
                <wp:docPr id="3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165" cy="1353185"/>
                        </a:xfrm>
                        <a:prstGeom prst="rect">
                          <a:avLst/>
                        </a:prstGeom>
                        <a:solidFill>
                          <a:sysClr val="window" lastClr="FFFFFF"/>
                        </a:solidFill>
                        <a:ln w="25400" cap="flat" cmpd="sng" algn="ctr">
                          <a:solidFill>
                            <a:sysClr val="windowText" lastClr="000000"/>
                          </a:solidFill>
                          <a:prstDash val="solid"/>
                        </a:ln>
                        <a:effectLst/>
                      </wps:spPr>
                      <wps:txbx>
                        <w:txbxContent>
                          <w:p w:rsidR="00A333AB" w:rsidRDefault="00A333AB" w:rsidP="001E1BFC">
                            <w:pPr>
                              <w:pStyle w:val="NormalWeb"/>
                              <w:spacing w:before="0" w:beforeAutospacing="0" w:after="0" w:afterAutospacing="0"/>
                              <w:jc w:val="center"/>
                            </w:pPr>
                            <w:r w:rsidRPr="001E1BFC">
                              <w:rPr>
                                <w:rFonts w:ascii="Calibri" w:hAnsi="Calibri"/>
                                <w:color w:val="000000"/>
                                <w:kern w:val="24"/>
                                <w:sz w:val="36"/>
                                <w:szCs w:val="36"/>
                              </w:rPr>
                              <w:t xml:space="preserve">SISVE </w:t>
                            </w:r>
                            <w:r w:rsidRPr="001E1BFC">
                              <w:rPr>
                                <w:rFonts w:ascii="Calibri" w:hAnsi="Calibri"/>
                                <w:color w:val="000000"/>
                                <w:kern w:val="24"/>
                                <w:sz w:val="32"/>
                                <w:szCs w:val="32"/>
                              </w:rPr>
                              <w:t>et autres</w:t>
                            </w:r>
                          </w:p>
                        </w:txbxContent>
                      </wps:txbx>
                      <wps:bodyPr rtlCol="0" anchor="ctr"/>
                    </wps:wsp>
                  </a:graphicData>
                </a:graphic>
                <wp14:sizeRelH relativeFrom="page">
                  <wp14:pctWidth>0</wp14:pctWidth>
                </wp14:sizeRelH>
                <wp14:sizeRelV relativeFrom="page">
                  <wp14:pctHeight>0</wp14:pctHeight>
                </wp14:sizeRelV>
              </wp:anchor>
            </w:drawing>
          </mc:Choice>
          <mc:Fallback>
            <w:pict>
              <v:rect id="Rectangle 33" o:spid="_x0000_s1154" style="position:absolute;margin-left:11.25pt;margin-top:0;width:63.95pt;height:106.55pt;z-index: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" fillcolor="window" strokecolor="windowText" strokeweight="2pt">
                <v:path arrowok="t"/>
                <v:textbox>
                  <w:txbxContent>
                    <w:p w:rsidR="00A333AB" w:rsidRDefault="00A333AB" w:rsidP="001E1BFC">
                      <w:pPr>
                        <w:pStyle w:val="NormalWeb"/>
                        <w:spacing w:before="0" w:beforeAutospacing="0" w:after="0" w:afterAutospacing="0"/>
                        <w:jc w:val="center"/>
                      </w:pPr>
                      <w:r w:rsidRPr="001E1BFC">
                        <w:rPr>
                          <w:rFonts w:ascii="Calibri" w:hAnsi="Calibri"/>
                          <w:color w:val="000000"/>
                          <w:kern w:val="24"/>
                          <w:sz w:val="36"/>
                          <w:szCs w:val="36"/>
                        </w:rPr>
                        <w:t xml:space="preserve">SISVE </w:t>
                      </w:r>
                      <w:r w:rsidRPr="001E1BFC">
                        <w:rPr>
                          <w:rFonts w:ascii="Calibri" w:hAnsi="Calibri"/>
                          <w:color w:val="000000"/>
                          <w:kern w:val="24"/>
                          <w:sz w:val="32"/>
                          <w:szCs w:val="32"/>
                        </w:rPr>
                        <w:t>et autres</w:t>
                      </w:r>
                    </w:p>
                  </w:txbxContent>
                </v:textbox>
              </v:rect>
            </w:pict>
          </mc:Fallback>
        </mc:AlternateContent>
      </w:r>
      <w:r>
        <w:rPr>
          <w:noProof/>
        </w:rPr>
        <mc:AlternateContent>
          <mc:Choice Requires="wps">
            <w:drawing>
              <wp:anchor distT="0" distB="0" distL="114300" distR="114300" simplePos="0" relativeHeight="37" behindDoc="0" locked="0" layoutInCell="1" allowOverlap="1" wp14:anchorId="1C53E101" wp14:editId="58EBA24D">
                <wp:simplePos x="0" y="0"/>
                <wp:positionH relativeFrom="column">
                  <wp:posOffset>3312160</wp:posOffset>
                </wp:positionH>
                <wp:positionV relativeFrom="paragraph">
                  <wp:posOffset>0</wp:posOffset>
                </wp:positionV>
                <wp:extent cx="2692400" cy="1329055"/>
                <wp:effectExtent l="57150" t="38100" r="69850" b="99695"/>
                <wp:wrapNone/>
                <wp:docPr id="3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2400" cy="13290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260.8pt;margin-top:0;width:212pt;height:104.65pt;z-index: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" fillcolor="#dafda7" strokecolor="#98b954">
                <v:fill color2="#f5ffe6" rotate="t" angle="180" colors="0 #dafda7;22938f #e4fdc2;1 #f5ffe6" focus="100%" type="gradient"/>
                <v:shadow on="t" color="black" opacity="24903f" origin=",.5" offset="0,.55556mm"/>
                <v:path arrowok="t"/>
              </v:rect>
            </w:pict>
          </mc:Fallback>
        </mc:AlternateContent>
      </w:r>
      <w:r>
        <w:rPr>
          <w:noProof/>
        </w:rPr>
        <mc:AlternateContent>
          <mc:Choice Requires="wps">
            <w:drawing>
              <wp:anchor distT="0" distB="0" distL="114300" distR="114300" simplePos="0" relativeHeight="38" behindDoc="0" locked="0" layoutInCell="1" allowOverlap="1" wp14:anchorId="62BE53FD" wp14:editId="3AA8FFF4">
                <wp:simplePos x="0" y="0"/>
                <wp:positionH relativeFrom="column">
                  <wp:posOffset>5358765</wp:posOffset>
                </wp:positionH>
                <wp:positionV relativeFrom="paragraph">
                  <wp:posOffset>652145</wp:posOffset>
                </wp:positionV>
                <wp:extent cx="648335" cy="283845"/>
                <wp:effectExtent l="0" t="0" r="18415" b="20955"/>
                <wp:wrapNone/>
                <wp:docPr id="3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35" cy="283845"/>
                        </a:xfrm>
                        <a:prstGeom prst="rect">
                          <a:avLst/>
                        </a:prstGeom>
                        <a:solidFill>
                          <a:srgbClr val="4F81BD"/>
                        </a:solidFill>
                        <a:ln w="25400" cap="flat" cmpd="sng" algn="ctr">
                          <a:solidFill>
                            <a:srgbClr val="4F81BD">
                              <a:shade val="50000"/>
                            </a:srgbClr>
                          </a:solidFill>
                          <a:prstDash val="solid"/>
                        </a:ln>
                        <a:effectLst/>
                      </wps:spPr>
                      <wps:txbx>
                        <w:txbxContent>
                          <w:p w:rsidR="00A333AB" w:rsidRDefault="00A333AB" w:rsidP="001E1BFC">
                            <w:pPr>
                              <w:pStyle w:val="NormalWeb"/>
                              <w:spacing w:before="0" w:beforeAutospacing="0" w:after="0" w:afterAutospacing="0"/>
                              <w:jc w:val="center"/>
                            </w:pPr>
                            <w:r w:rsidRPr="001E1BFC">
                              <w:rPr>
                                <w:rFonts w:ascii="Calibri" w:hAnsi="Calibri"/>
                                <w:color w:val="FFFFFF"/>
                                <w:kern w:val="24"/>
                                <w:sz w:val="22"/>
                                <w:szCs w:val="22"/>
                              </w:rPr>
                              <w:t>CUC12</w:t>
                            </w:r>
                          </w:p>
                        </w:txbxContent>
                      </wps:txbx>
                      <wps:bodyPr rtlCol="0" anchor="ctr"/>
                    </wps:wsp>
                  </a:graphicData>
                </a:graphic>
                <wp14:sizeRelH relativeFrom="page">
                  <wp14:pctWidth>0</wp14:pctWidth>
                </wp14:sizeRelH>
                <wp14:sizeRelV relativeFrom="page">
                  <wp14:pctHeight>0</wp14:pctHeight>
                </wp14:sizeRelV>
              </wp:anchor>
            </w:drawing>
          </mc:Choice>
          <mc:Fallback>
            <w:pict>
              <v:rect id="Rectangle 35" o:spid="_x0000_s1155" style="position:absolute;margin-left:421.95pt;margin-top:51.35pt;width:51.05pt;height:22.35pt;z-index: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" fillcolor="#4f81bd" strokecolor="#385d8a" strokeweight="2pt">
                <v:path arrowok="t"/>
                <v:textbox>
                  <w:txbxContent>
                    <w:p w:rsidR="00A333AB" w:rsidRDefault="00A333AB" w:rsidP="001E1BFC">
                      <w:pPr>
                        <w:pStyle w:val="NormalWeb"/>
                        <w:spacing w:before="0" w:beforeAutospacing="0" w:after="0" w:afterAutospacing="0"/>
                        <w:jc w:val="center"/>
                      </w:pPr>
                      <w:r w:rsidRPr="001E1BFC">
                        <w:rPr>
                          <w:rFonts w:ascii="Calibri" w:hAnsi="Calibri"/>
                          <w:color w:val="FFFFFF"/>
                          <w:kern w:val="24"/>
                          <w:sz w:val="22"/>
                          <w:szCs w:val="22"/>
                        </w:rPr>
                        <w:t>CUC12</w:t>
                      </w:r>
                    </w:p>
                  </w:txbxContent>
                </v:textbox>
              </v:rect>
            </w:pict>
          </mc:Fallback>
        </mc:AlternateContent>
      </w:r>
      <w:r>
        <w:rPr>
          <w:noProof/>
        </w:rPr>
        <mc:AlternateContent>
          <mc:Choice Requires="wps">
            <w:drawing>
              <wp:anchor distT="0" distB="0" distL="114300" distR="114300" simplePos="0" relativeHeight="41" behindDoc="0" locked="0" layoutInCell="1" allowOverlap="1" wp14:anchorId="007014D4" wp14:editId="66DBACAE">
                <wp:simplePos x="0" y="0"/>
                <wp:positionH relativeFrom="column">
                  <wp:posOffset>1082040</wp:posOffset>
                </wp:positionH>
                <wp:positionV relativeFrom="paragraph">
                  <wp:posOffset>546100</wp:posOffset>
                </wp:positionV>
                <wp:extent cx="2088515" cy="246380"/>
                <wp:effectExtent l="0" t="0" r="0" b="0"/>
                <wp:wrapNone/>
                <wp:docPr id="39" name="Zone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8515" cy="246380"/>
                        </a:xfrm>
                        <a:prstGeom prst="rect">
                          <a:avLst/>
                        </a:prstGeom>
                        <a:noFill/>
                      </wps:spPr>
                      <wps:txbx>
                        <w:txbxContent>
                          <w:p w:rsidR="00A333AB" w:rsidRDefault="00A333AB" w:rsidP="001E1BFC">
                            <w:pPr>
                              <w:pStyle w:val="NormalWeb"/>
                              <w:spacing w:before="0" w:beforeAutospacing="0" w:after="0" w:afterAutospacing="0"/>
                            </w:pPr>
                            <w:r w:rsidRPr="001E1BFC">
                              <w:rPr>
                                <w:rFonts w:ascii="Calibri" w:hAnsi="Calibri"/>
                                <w:b/>
                                <w:bCs/>
                                <w:color w:val="000000"/>
                                <w:kern w:val="24"/>
                                <w:sz w:val="20"/>
                                <w:szCs w:val="20"/>
                              </w:rPr>
                              <w:t xml:space="preserve">RS232 </w:t>
                            </w:r>
                            <w:r w:rsidRPr="001E1BFC">
                              <w:rPr>
                                <w:rFonts w:ascii="Calibri" w:hAnsi="Calibri"/>
                                <w:color w:val="000000"/>
                                <w:kern w:val="24"/>
                                <w:sz w:val="20"/>
                                <w:szCs w:val="20"/>
                              </w:rPr>
                              <w:t xml:space="preserve">: TX / RX, </w:t>
                            </w:r>
                            <w:r>
                              <w:rPr>
                                <w:rFonts w:ascii="Calibri" w:hAnsi="Calibri"/>
                                <w:color w:val="000000"/>
                                <w:kern w:val="24"/>
                                <w:sz w:val="20"/>
                                <w:szCs w:val="20"/>
                              </w:rPr>
                              <w:t xml:space="preserve">trame </w:t>
                            </w:r>
                            <w:r w:rsidRPr="001E1BFC">
                              <w:rPr>
                                <w:rFonts w:ascii="Calibri" w:hAnsi="Calibri"/>
                                <w:color w:val="000000"/>
                                <w:kern w:val="24"/>
                                <w:sz w:val="20"/>
                                <w:szCs w:val="20"/>
                              </w:rPr>
                              <w:t>CAP-PA-DAM</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ZoneTexte 38" o:spid="_x0000_s1156" type="#_x0000_t202" style="position:absolute;margin-left:85.2pt;margin-top:43pt;width:164.45pt;height:19.4pt;z-index: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" filled="f" stroked="f">
                <v:path arrowok="t"/>
                <v:textbox style="mso-fit-shape-to-text:t">
                  <w:txbxContent>
                    <w:p w:rsidR="00A333AB" w:rsidRDefault="00A333AB" w:rsidP="001E1BFC">
                      <w:pPr>
                        <w:pStyle w:val="NormalWeb"/>
                        <w:spacing w:before="0" w:beforeAutospacing="0" w:after="0" w:afterAutospacing="0"/>
                      </w:pPr>
                      <w:r w:rsidRPr="001E1BFC">
                        <w:rPr>
                          <w:rFonts w:ascii="Calibri" w:hAnsi="Calibri"/>
                          <w:b/>
                          <w:bCs/>
                          <w:color w:val="000000"/>
                          <w:kern w:val="24"/>
                          <w:sz w:val="20"/>
                          <w:szCs w:val="20"/>
                        </w:rPr>
                        <w:t xml:space="preserve">RS232 </w:t>
                      </w:r>
                      <w:r w:rsidRPr="001E1BFC">
                        <w:rPr>
                          <w:rFonts w:ascii="Calibri" w:hAnsi="Calibri"/>
                          <w:color w:val="000000"/>
                          <w:kern w:val="24"/>
                          <w:sz w:val="20"/>
                          <w:szCs w:val="20"/>
                        </w:rPr>
                        <w:t xml:space="preserve">: TX / RX, </w:t>
                      </w:r>
                      <w:r>
                        <w:rPr>
                          <w:rFonts w:ascii="Calibri" w:hAnsi="Calibri"/>
                          <w:color w:val="000000"/>
                          <w:kern w:val="24"/>
                          <w:sz w:val="20"/>
                          <w:szCs w:val="20"/>
                        </w:rPr>
                        <w:t xml:space="preserve">trame </w:t>
                      </w:r>
                      <w:r w:rsidRPr="001E1BFC">
                        <w:rPr>
                          <w:rFonts w:ascii="Calibri" w:hAnsi="Calibri"/>
                          <w:color w:val="000000"/>
                          <w:kern w:val="24"/>
                          <w:sz w:val="20"/>
                          <w:szCs w:val="20"/>
                        </w:rPr>
                        <w:t>CAP-PA-DAM</w:t>
                      </w:r>
                    </w:p>
                  </w:txbxContent>
                </v:textbox>
              </v:shape>
            </w:pict>
          </mc:Fallback>
        </mc:AlternateContent>
      </w:r>
    </w:p>
    <w:p w:rsidR="001E1BFC" w:rsidRDefault="001E1BFC" w:rsidP="000755C2">
      <w:pPr>
        <w:pStyle w:val="Textestandard"/>
      </w:pPr>
    </w:p>
    <w:p w:rsidR="001E1BFC" w:rsidRDefault="0056294B" w:rsidP="000755C2">
      <w:pPr>
        <w:pStyle w:val="Textestandard"/>
      </w:pPr>
      <w:r>
        <w:rPr>
          <w:noProof/>
        </w:rPr>
        <mc:AlternateContent>
          <mc:Choice Requires="wps">
            <w:drawing>
              <wp:anchor distT="0" distB="0" distL="114300" distR="114300" simplePos="0" relativeHeight="39" behindDoc="0" locked="0" layoutInCell="1" allowOverlap="1" wp14:anchorId="147C7ABD" wp14:editId="067D5657">
                <wp:simplePos x="0" y="0"/>
                <wp:positionH relativeFrom="column">
                  <wp:posOffset>3976370</wp:posOffset>
                </wp:positionH>
                <wp:positionV relativeFrom="paragraph">
                  <wp:posOffset>198120</wp:posOffset>
                </wp:positionV>
                <wp:extent cx="1383665" cy="12700"/>
                <wp:effectExtent l="38100" t="76200" r="0" b="101600"/>
                <wp:wrapNone/>
                <wp:docPr id="37" name="Connecteur droit avec flèch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83665" cy="12700"/>
                        </a:xfrm>
                        <a:prstGeom prst="straightConnector1">
                          <a:avLst/>
                        </a:prstGeom>
                        <a:noFill/>
                        <a:ln w="9525" cap="flat" cmpd="sng" algn="ctr">
                          <a:solidFill>
                            <a:srgbClr val="4F81BD">
                              <a:shade val="95000"/>
                              <a:satMod val="105000"/>
                            </a:srgbClr>
                          </a:solidFill>
                          <a:prstDash val="solid"/>
                          <a:headEnd type="arrow"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shape id="Connecteur droit avec flèche 36" o:spid="_x0000_s1026" type="#_x0000_t32" style="position:absolute;margin-left:313.1pt;margin-top:15.6pt;width:108.95pt;height:1pt;flip:y;z-index: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" strokecolor="#4a7ebb">
                <v:stroke startarrow="open"/>
                <o:lock v:ext="edit" shapetype="f"/>
              </v:shape>
            </w:pict>
          </mc:Fallback>
        </mc:AlternateContent>
      </w:r>
      <w:ins w:id="496" w:author="GUIZARD Maurice" w:date="2014-09-02T20:00:00Z">
        <w:r w:rsidRPr="0056294B">
          <w:rPr>
            <w:noProof/>
          </w:rPr>
          <mc:AlternateContent>
            <mc:Choice Requires="wps">
              <w:drawing>
                <wp:anchor distT="0" distB="0" distL="114300" distR="114300" simplePos="0" relativeHeight="251663360" behindDoc="0" locked="0" layoutInCell="1" allowOverlap="1" wp14:anchorId="11660B7E" wp14:editId="12D3A9FB">
                  <wp:simplePos x="0" y="0"/>
                  <wp:positionH relativeFrom="column">
                    <wp:posOffset>3328670</wp:posOffset>
                  </wp:positionH>
                  <wp:positionV relativeFrom="paragraph">
                    <wp:posOffset>55245</wp:posOffset>
                  </wp:positionV>
                  <wp:extent cx="647700" cy="283210"/>
                  <wp:effectExtent l="0" t="0" r="19050" b="21590"/>
                  <wp:wrapNone/>
                  <wp:docPr id="201" name="Rectangle 22"/>
                  <wp:cNvGraphicFramePr/>
                  <a:graphic xmlns:a="http://schemas.openxmlformats.org/drawingml/2006/main">
                    <a:graphicData uri="http://schemas.microsoft.com/office/word/2010/wordprocessingShape">
                      <wps:wsp>
                        <wps:cNvSpPr/>
                        <wps:spPr>
                          <a:xfrm>
                            <a:off x="0" y="0"/>
                            <a:ext cx="647700" cy="283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56294B">
                              <w:pPr>
                                <w:pStyle w:val="NormalWeb"/>
                                <w:spacing w:before="0" w:beforeAutospacing="0" w:after="0" w:afterAutospacing="0"/>
                                <w:jc w:val="center"/>
                              </w:pPr>
                              <w:r>
                                <w:rPr>
                                  <w:rFonts w:asciiTheme="minorHAnsi" w:hAnsi="Calibri" w:cstheme="minorBidi"/>
                                  <w:color w:val="FFFFFF" w:themeColor="light1"/>
                                  <w:kern w:val="24"/>
                                  <w:sz w:val="22"/>
                                  <w:szCs w:val="22"/>
                                </w:rPr>
                                <w:t>CCI011</w:t>
                              </w:r>
                            </w:p>
                          </w:txbxContent>
                        </wps:txbx>
                        <wps:bodyPr rtlCol="0" anchor="ctr"/>
                      </wps:wsp>
                    </a:graphicData>
                  </a:graphic>
                </wp:anchor>
              </w:drawing>
            </mc:Choice>
            <mc:Fallback>
              <w:pict>
                <v:rect id="_x0000_s1157" style="position:absolute;margin-left:262.1pt;margin-top:4.35pt;width:51pt;height:22.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" fillcolor="#4f81bd [3204]" strokecolor="#243f60 [1604]" strokeweight="2pt">
                  <v:textbox>
                    <w:txbxContent>
                      <w:p w:rsidR="00A333AB" w:rsidRDefault="00A333AB" w:rsidP="0056294B">
                        <w:pPr>
                          <w:pStyle w:val="NormalWeb"/>
                          <w:spacing w:before="0" w:beforeAutospacing="0" w:after="0" w:afterAutospacing="0"/>
                          <w:jc w:val="center"/>
                        </w:pPr>
                        <w:r>
                          <w:rPr>
                            <w:rFonts w:asciiTheme="minorHAnsi" w:hAnsi="Calibri" w:cstheme="minorBidi"/>
                            <w:color w:val="FFFFFF" w:themeColor="light1"/>
                            <w:kern w:val="24"/>
                            <w:sz w:val="22"/>
                            <w:szCs w:val="22"/>
                          </w:rPr>
                          <w:t>CCI011</w:t>
                        </w:r>
                      </w:p>
                    </w:txbxContent>
                  </v:textbox>
                </v:rect>
              </w:pict>
            </mc:Fallback>
          </mc:AlternateContent>
        </w:r>
      </w:ins>
      <w:r w:rsidR="00EF07FD">
        <w:rPr>
          <w:noProof/>
        </w:rPr>
        <mc:AlternateContent>
          <mc:Choice Requires="wps">
            <w:drawing>
              <wp:anchor distT="0" distB="0" distL="114300" distR="114300" simplePos="0" relativeHeight="40" behindDoc="0" locked="0" layoutInCell="1" allowOverlap="1" wp14:anchorId="5D2CC76A" wp14:editId="19EB276B">
                <wp:simplePos x="0" y="0"/>
                <wp:positionH relativeFrom="column">
                  <wp:posOffset>955040</wp:posOffset>
                </wp:positionH>
                <wp:positionV relativeFrom="paragraph">
                  <wp:posOffset>222885</wp:posOffset>
                </wp:positionV>
                <wp:extent cx="2358390" cy="0"/>
                <wp:effectExtent l="21590" t="80010" r="10795" b="72390"/>
                <wp:wrapNone/>
                <wp:docPr id="8" name="Connecteur droit avec flèch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8390" cy="0"/>
                        </a:xfrm>
                        <a:prstGeom prst="straightConnector1">
                          <a:avLst/>
                        </a:prstGeom>
                        <a:noFill/>
                        <a:ln w="9525">
                          <a:solidFill>
                            <a:srgbClr val="4A7EBB"/>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37" o:spid="_x0000_s1026" type="#_x0000_t32" style="position:absolute;margin-left:75.2pt;margin-top:17.55pt;width:185.7pt;height:0;z-index: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" strokecolor="#4a7ebb">
                <v:stroke startarrow="open"/>
              </v:shape>
            </w:pict>
          </mc:Fallback>
        </mc:AlternateContent>
      </w:r>
    </w:p>
    <w:p w:rsidR="001E1BFC" w:rsidRDefault="001E1BFC" w:rsidP="000755C2">
      <w:pPr>
        <w:pStyle w:val="Textestandard"/>
      </w:pPr>
    </w:p>
    <w:p w:rsidR="001E1BFC" w:rsidRPr="001E1BFC" w:rsidRDefault="001E1BFC" w:rsidP="000755C2">
      <w:pPr>
        <w:pStyle w:val="Textestandard"/>
      </w:pPr>
    </w:p>
    <w:p w:rsidR="006F2999" w:rsidRDefault="009237DC" w:rsidP="00FB4A2F">
      <w:pPr>
        <w:pStyle w:val="Titre2"/>
      </w:pPr>
      <w:r>
        <w:br w:type="page"/>
      </w:r>
      <w:bookmarkStart w:id="497" w:name="_Toc398632662"/>
      <w:ins w:id="498" w:author="DECOOPMAN Alexandre" w:date="2014-09-16T12:12:00Z">
        <w:r w:rsidR="00FB4A2F">
          <w:t xml:space="preserve"> </w:t>
        </w:r>
      </w:ins>
      <w:r w:rsidR="006F2999">
        <w:t xml:space="preserve">Interfaces DACPA </w:t>
      </w:r>
      <w:r w:rsidR="006F2999">
        <w:sym w:font="Wingdings" w:char="F0DF"/>
      </w:r>
      <w:r w:rsidR="006F2999">
        <w:sym w:font="Wingdings" w:char="F0E0"/>
      </w:r>
      <w:r w:rsidR="006F2999">
        <w:t xml:space="preserve"> PA</w:t>
      </w:r>
      <w:bookmarkEnd w:id="497"/>
    </w:p>
    <w:p w:rsidR="006F2999" w:rsidRDefault="006F2999" w:rsidP="000755C2">
      <w:pPr>
        <w:pStyle w:val="Textestandard"/>
      </w:pPr>
      <w:r>
        <w:t>Le protocole et les données échangés ne sont pas encore spécifiés.</w:t>
      </w:r>
      <w:r w:rsidR="009237DC">
        <w:t xml:space="preserve"> L’interface permettra de piloter l’affichage DACPA  et de rapatrier le DAM DACPA </w:t>
      </w:r>
      <w:r w:rsidR="00C541E3">
        <w:t>à</w:t>
      </w:r>
      <w:r w:rsidR="009237DC">
        <w:t xml:space="preserve"> tout moment.</w:t>
      </w:r>
    </w:p>
    <w:p w:rsidR="006F2999" w:rsidRDefault="0056294B" w:rsidP="001C6A95">
      <w:ins w:id="499" w:author="GUIZARD Maurice" w:date="2014-09-02T20:01:00Z">
        <w:r>
          <w:rPr>
            <w:noProof/>
          </w:rPr>
          <w:t xml:space="preserve"> </w:t>
        </w:r>
      </w:ins>
      <w:r w:rsidR="00EF07FD">
        <w:rPr>
          <w:noProof/>
        </w:rPr>
        <mc:AlternateContent>
          <mc:Choice Requires="wps">
            <w:drawing>
              <wp:anchor distT="0" distB="0" distL="114300" distR="114300" simplePos="0" relativeHeight="43" behindDoc="0" locked="0" layoutInCell="1" allowOverlap="1" wp14:anchorId="6D53FBA6" wp14:editId="49EA0FF5">
                <wp:simplePos x="0" y="0"/>
                <wp:positionH relativeFrom="column">
                  <wp:posOffset>3312160</wp:posOffset>
                </wp:positionH>
                <wp:positionV relativeFrom="paragraph">
                  <wp:posOffset>144780</wp:posOffset>
                </wp:positionV>
                <wp:extent cx="2692400" cy="1329055"/>
                <wp:effectExtent l="57150" t="38100" r="69850" b="99695"/>
                <wp:wrapNone/>
                <wp:docPr id="4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2400" cy="1329055"/>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260.8pt;margin-top:11.4pt;width:212pt;height:104.65pt;z-index: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" fillcolor="#dafda7" strokecolor="#98b954">
                <v:fill color2="#f5ffe6" rotate="t" angle="180" colors="0 #dafda7;22938f #e4fdc2;1 #f5ffe6" focus="100%" type="gradient"/>
                <v:shadow on="t" color="black" opacity="24903f" origin=",.5" offset="0,.55556mm"/>
                <v:path arrowok="t"/>
              </v:rect>
            </w:pict>
          </mc:Fallback>
        </mc:AlternateContent>
      </w:r>
      <w:r w:rsidR="00EF07FD">
        <w:rPr>
          <w:noProof/>
        </w:rPr>
        <mc:AlternateContent>
          <mc:Choice Requires="wps">
            <w:drawing>
              <wp:anchor distT="0" distB="0" distL="114300" distR="114300" simplePos="0" relativeHeight="42" behindDoc="0" locked="0" layoutInCell="1" allowOverlap="1" wp14:anchorId="3372FF33" wp14:editId="5DB50F28">
                <wp:simplePos x="0" y="0"/>
                <wp:positionH relativeFrom="column">
                  <wp:posOffset>104775</wp:posOffset>
                </wp:positionH>
                <wp:positionV relativeFrom="paragraph">
                  <wp:posOffset>87630</wp:posOffset>
                </wp:positionV>
                <wp:extent cx="922655" cy="1353185"/>
                <wp:effectExtent l="0" t="0" r="10795" b="18415"/>
                <wp:wrapNone/>
                <wp:docPr id="4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655" cy="1353185"/>
                        </a:xfrm>
                        <a:prstGeom prst="rect">
                          <a:avLst/>
                        </a:prstGeom>
                        <a:solidFill>
                          <a:sysClr val="window" lastClr="FFFFFF"/>
                        </a:solidFill>
                        <a:ln w="25400" cap="flat" cmpd="sng" algn="ctr">
                          <a:solidFill>
                            <a:srgbClr val="F79646"/>
                          </a:solidFill>
                          <a:prstDash val="solid"/>
                        </a:ln>
                        <a:effectLst/>
                      </wps:spPr>
                      <wps:txbx>
                        <w:txbxContent>
                          <w:p w:rsidR="00A333AB" w:rsidRDefault="00A333AB" w:rsidP="006F2999">
                            <w:pPr>
                              <w:pStyle w:val="NormalWeb"/>
                              <w:spacing w:before="0" w:beforeAutospacing="0" w:after="0" w:afterAutospacing="0"/>
                              <w:jc w:val="center"/>
                            </w:pPr>
                            <w:r w:rsidRPr="006F2999">
                              <w:rPr>
                                <w:rFonts w:ascii="Calibri" w:hAnsi="Calibri"/>
                                <w:color w:val="000000"/>
                                <w:kern w:val="24"/>
                                <w:sz w:val="36"/>
                                <w:szCs w:val="36"/>
                              </w:rPr>
                              <w:t>DACPA</w:t>
                            </w:r>
                          </w:p>
                        </w:txbxContent>
                      </wps:txbx>
                      <wps:bodyPr rtlCol="0" anchor="ctr"/>
                    </wps:wsp>
                  </a:graphicData>
                </a:graphic>
                <wp14:sizeRelH relativeFrom="page">
                  <wp14:pctWidth>0</wp14:pctWidth>
                </wp14:sizeRelH>
                <wp14:sizeRelV relativeFrom="page">
                  <wp14:pctHeight>0</wp14:pctHeight>
                </wp14:sizeRelV>
              </wp:anchor>
            </w:drawing>
          </mc:Choice>
          <mc:Fallback>
            <w:pict>
              <v:rect id="Rectangle 39" o:spid="_x0000_s1158" style="position:absolute;margin-left:8.25pt;margin-top:6.9pt;width:72.65pt;height:106.55pt;z-index: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" fillcolor="window" strokecolor="#f79646" strokeweight="2pt">
                <v:path arrowok="t"/>
                <v:textbox>
                  <w:txbxContent>
                    <w:p w:rsidR="00A333AB" w:rsidRDefault="00A333AB" w:rsidP="006F2999">
                      <w:pPr>
                        <w:pStyle w:val="NormalWeb"/>
                        <w:spacing w:before="0" w:beforeAutospacing="0" w:after="0" w:afterAutospacing="0"/>
                        <w:jc w:val="center"/>
                      </w:pPr>
                      <w:r w:rsidRPr="006F2999">
                        <w:rPr>
                          <w:rFonts w:ascii="Calibri" w:hAnsi="Calibri"/>
                          <w:color w:val="000000"/>
                          <w:kern w:val="24"/>
                          <w:sz w:val="36"/>
                          <w:szCs w:val="36"/>
                        </w:rPr>
                        <w:t>DACPA</w:t>
                      </w:r>
                    </w:p>
                  </w:txbxContent>
                </v:textbox>
              </v:rect>
            </w:pict>
          </mc:Fallback>
        </mc:AlternateContent>
      </w:r>
    </w:p>
    <w:p w:rsidR="0067357B" w:rsidRDefault="0067357B" w:rsidP="001C6A95"/>
    <w:p w:rsidR="0067357B" w:rsidRDefault="00EF07FD" w:rsidP="001C6A95">
      <w:r>
        <w:rPr>
          <w:noProof/>
        </w:rPr>
        <mc:AlternateContent>
          <mc:Choice Requires="wps">
            <w:drawing>
              <wp:anchor distT="0" distB="0" distL="114300" distR="114300" simplePos="0" relativeHeight="47" behindDoc="0" locked="0" layoutInCell="1" allowOverlap="1" wp14:anchorId="06136440" wp14:editId="30F9A240">
                <wp:simplePos x="0" y="0"/>
                <wp:positionH relativeFrom="column">
                  <wp:posOffset>1082040</wp:posOffset>
                </wp:positionH>
                <wp:positionV relativeFrom="paragraph">
                  <wp:posOffset>66040</wp:posOffset>
                </wp:positionV>
                <wp:extent cx="2000885" cy="246380"/>
                <wp:effectExtent l="0" t="0" r="0" b="0"/>
                <wp:wrapNone/>
                <wp:docPr id="45" name="Zone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0885" cy="246380"/>
                        </a:xfrm>
                        <a:prstGeom prst="rect">
                          <a:avLst/>
                        </a:prstGeom>
                        <a:noFill/>
                      </wps:spPr>
                      <wps:txbx>
                        <w:txbxContent>
                          <w:p w:rsidR="00A333AB" w:rsidRDefault="00A333AB" w:rsidP="006F2999">
                            <w:pPr>
                              <w:pStyle w:val="NormalWeb"/>
                              <w:spacing w:before="0" w:beforeAutospacing="0" w:after="0" w:afterAutospacing="0"/>
                            </w:pPr>
                            <w:r w:rsidRPr="006F2999">
                              <w:rPr>
                                <w:rFonts w:ascii="Calibri" w:hAnsi="Calibri"/>
                                <w:b/>
                                <w:bCs/>
                                <w:color w:val="000000"/>
                                <w:kern w:val="24"/>
                                <w:sz w:val="20"/>
                                <w:szCs w:val="20"/>
                              </w:rPr>
                              <w:t xml:space="preserve">RS232 </w:t>
                            </w:r>
                            <w:r w:rsidRPr="006F2999">
                              <w:rPr>
                                <w:rFonts w:ascii="Calibri" w:hAnsi="Calibri"/>
                                <w:color w:val="000000"/>
                                <w:kern w:val="24"/>
                                <w:sz w:val="20"/>
                                <w:szCs w:val="20"/>
                              </w:rPr>
                              <w:t xml:space="preserve">: TX / </w:t>
                            </w:r>
                            <w:proofErr w:type="gramStart"/>
                            <w:r w:rsidRPr="006F2999">
                              <w:rPr>
                                <w:rFonts w:ascii="Calibri" w:hAnsi="Calibri"/>
                                <w:color w:val="000000"/>
                                <w:kern w:val="24"/>
                                <w:sz w:val="20"/>
                                <w:szCs w:val="20"/>
                              </w:rPr>
                              <w:t>RX ,</w:t>
                            </w:r>
                            <w:proofErr w:type="gramEnd"/>
                            <w:r w:rsidRPr="006F2999">
                              <w:rPr>
                                <w:rFonts w:ascii="Calibri" w:hAnsi="Calibri"/>
                                <w:color w:val="000000"/>
                                <w:kern w:val="24"/>
                                <w:sz w:val="20"/>
                                <w:szCs w:val="20"/>
                              </w:rPr>
                              <w:t xml:space="preserve">  Vitesses &amp; DAM</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ZoneTexte 44" o:spid="_x0000_s1159" type="#_x0000_t202" style="position:absolute;margin-left:85.2pt;margin-top:5.2pt;width:157.55pt;height:19.4pt;z-index: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" filled="f" stroked="f">
                <v:path arrowok="t"/>
                <v:textbox style="mso-fit-shape-to-text:t">
                  <w:txbxContent>
                    <w:p w:rsidR="00A333AB" w:rsidRDefault="00A333AB" w:rsidP="006F2999">
                      <w:pPr>
                        <w:pStyle w:val="NormalWeb"/>
                        <w:spacing w:before="0" w:beforeAutospacing="0" w:after="0" w:afterAutospacing="0"/>
                      </w:pPr>
                      <w:r w:rsidRPr="006F2999">
                        <w:rPr>
                          <w:rFonts w:ascii="Calibri" w:hAnsi="Calibri"/>
                          <w:b/>
                          <w:bCs/>
                          <w:color w:val="000000"/>
                          <w:kern w:val="24"/>
                          <w:sz w:val="20"/>
                          <w:szCs w:val="20"/>
                        </w:rPr>
                        <w:t xml:space="preserve">RS232 </w:t>
                      </w:r>
                      <w:r w:rsidRPr="006F2999">
                        <w:rPr>
                          <w:rFonts w:ascii="Calibri" w:hAnsi="Calibri"/>
                          <w:color w:val="000000"/>
                          <w:kern w:val="24"/>
                          <w:sz w:val="20"/>
                          <w:szCs w:val="20"/>
                        </w:rPr>
                        <w:t xml:space="preserve">: TX / </w:t>
                      </w:r>
                      <w:proofErr w:type="gramStart"/>
                      <w:r w:rsidRPr="006F2999">
                        <w:rPr>
                          <w:rFonts w:ascii="Calibri" w:hAnsi="Calibri"/>
                          <w:color w:val="000000"/>
                          <w:kern w:val="24"/>
                          <w:sz w:val="20"/>
                          <w:szCs w:val="20"/>
                        </w:rPr>
                        <w:t>RX ,</w:t>
                      </w:r>
                      <w:proofErr w:type="gramEnd"/>
                      <w:r w:rsidRPr="006F2999">
                        <w:rPr>
                          <w:rFonts w:ascii="Calibri" w:hAnsi="Calibri"/>
                          <w:color w:val="000000"/>
                          <w:kern w:val="24"/>
                          <w:sz w:val="20"/>
                          <w:szCs w:val="20"/>
                        </w:rPr>
                        <w:t xml:space="preserve">  Vitesses &amp; DAM</w:t>
                      </w:r>
                    </w:p>
                  </w:txbxContent>
                </v:textbox>
              </v:shape>
            </w:pict>
          </mc:Fallback>
        </mc:AlternateContent>
      </w:r>
    </w:p>
    <w:p w:rsidR="0067357B" w:rsidRDefault="0056294B" w:rsidP="001C6A95">
      <w:r>
        <w:rPr>
          <w:noProof/>
        </w:rPr>
        <mc:AlternateContent>
          <mc:Choice Requires="wps">
            <w:drawing>
              <wp:anchor distT="0" distB="0" distL="114300" distR="114300" simplePos="0" relativeHeight="45" behindDoc="0" locked="0" layoutInCell="1" allowOverlap="1" wp14:anchorId="73D23129" wp14:editId="61B4EFC6">
                <wp:simplePos x="0" y="0"/>
                <wp:positionH relativeFrom="column">
                  <wp:posOffset>3957320</wp:posOffset>
                </wp:positionH>
                <wp:positionV relativeFrom="paragraph">
                  <wp:posOffset>144780</wp:posOffset>
                </wp:positionV>
                <wp:extent cx="1383665" cy="12700"/>
                <wp:effectExtent l="38100" t="76200" r="26035" b="101600"/>
                <wp:wrapNone/>
                <wp:docPr id="6" name="Connecteur droit avec flèch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3665" cy="12700"/>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42" o:spid="_x0000_s1026" type="#_x0000_t32" style="position:absolute;margin-left:311.6pt;margin-top:11.4pt;width:108.95pt;height:1pt;flip:y;z-index: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" strokecolor="#4a7ebb">
                <v:stroke startarrow="open" endarrow="open"/>
              </v:shape>
            </w:pict>
          </mc:Fallback>
        </mc:AlternateContent>
      </w:r>
      <w:ins w:id="500" w:author="GUIZARD Maurice" w:date="2014-09-02T20:01:00Z">
        <w:r w:rsidRPr="0056294B">
          <w:rPr>
            <w:noProof/>
          </w:rPr>
          <mc:AlternateContent>
            <mc:Choice Requires="wps">
              <w:drawing>
                <wp:anchor distT="0" distB="0" distL="114300" distR="114300" simplePos="0" relativeHeight="251665408" behindDoc="0" locked="0" layoutInCell="1" allowOverlap="1" wp14:anchorId="755F5EC3" wp14:editId="66C344E4">
                  <wp:simplePos x="0" y="0"/>
                  <wp:positionH relativeFrom="column">
                    <wp:posOffset>3309620</wp:posOffset>
                  </wp:positionH>
                  <wp:positionV relativeFrom="paragraph">
                    <wp:posOffset>1905</wp:posOffset>
                  </wp:positionV>
                  <wp:extent cx="647700" cy="283210"/>
                  <wp:effectExtent l="0" t="0" r="19050" b="21590"/>
                  <wp:wrapNone/>
                  <wp:docPr id="203" name="Rectangle 22"/>
                  <wp:cNvGraphicFramePr/>
                  <a:graphic xmlns:a="http://schemas.openxmlformats.org/drawingml/2006/main">
                    <a:graphicData uri="http://schemas.microsoft.com/office/word/2010/wordprocessingShape">
                      <wps:wsp>
                        <wps:cNvSpPr/>
                        <wps:spPr>
                          <a:xfrm>
                            <a:off x="0" y="0"/>
                            <a:ext cx="647700" cy="283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56294B">
                              <w:pPr>
                                <w:pStyle w:val="NormalWeb"/>
                                <w:spacing w:before="0" w:beforeAutospacing="0" w:after="0" w:afterAutospacing="0"/>
                                <w:jc w:val="center"/>
                              </w:pPr>
                              <w:r>
                                <w:rPr>
                                  <w:rFonts w:asciiTheme="minorHAnsi" w:hAnsi="Calibri" w:cstheme="minorBidi"/>
                                  <w:color w:val="FFFFFF" w:themeColor="light1"/>
                                  <w:kern w:val="24"/>
                                  <w:sz w:val="22"/>
                                  <w:szCs w:val="22"/>
                                </w:rPr>
                                <w:t>CCI011</w:t>
                              </w:r>
                            </w:p>
                          </w:txbxContent>
                        </wps:txbx>
                        <wps:bodyPr rtlCol="0" anchor="ctr"/>
                      </wps:wsp>
                    </a:graphicData>
                  </a:graphic>
                </wp:anchor>
              </w:drawing>
            </mc:Choice>
            <mc:Fallback>
              <w:pict>
                <v:rect id="_x0000_s1160" style="position:absolute;margin-left:260.6pt;margin-top:.15pt;width:51pt;height:22.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" fillcolor="#4f81bd [3204]" strokecolor="#243f60 [1604]" strokeweight="2pt">
                  <v:textbox>
                    <w:txbxContent>
                      <w:p w:rsidR="00A333AB" w:rsidRDefault="00A333AB" w:rsidP="0056294B">
                        <w:pPr>
                          <w:pStyle w:val="NormalWeb"/>
                          <w:spacing w:before="0" w:beforeAutospacing="0" w:after="0" w:afterAutospacing="0"/>
                          <w:jc w:val="center"/>
                        </w:pPr>
                        <w:r>
                          <w:rPr>
                            <w:rFonts w:asciiTheme="minorHAnsi" w:hAnsi="Calibri" w:cstheme="minorBidi"/>
                            <w:color w:val="FFFFFF" w:themeColor="light1"/>
                            <w:kern w:val="24"/>
                            <w:sz w:val="22"/>
                            <w:szCs w:val="22"/>
                          </w:rPr>
                          <w:t>CCI011</w:t>
                        </w:r>
                      </w:p>
                    </w:txbxContent>
                  </v:textbox>
                </v:rect>
              </w:pict>
            </mc:Fallback>
          </mc:AlternateContent>
        </w:r>
      </w:ins>
      <w:r w:rsidR="00EF07FD">
        <w:rPr>
          <w:noProof/>
        </w:rPr>
        <mc:AlternateContent>
          <mc:Choice Requires="wps">
            <w:drawing>
              <wp:anchor distT="0" distB="0" distL="114300" distR="114300" simplePos="0" relativeHeight="44" behindDoc="0" locked="0" layoutInCell="1" allowOverlap="1" wp14:anchorId="6C36C7CD" wp14:editId="0C9BEFAC">
                <wp:simplePos x="0" y="0"/>
                <wp:positionH relativeFrom="column">
                  <wp:posOffset>5339715</wp:posOffset>
                </wp:positionH>
                <wp:positionV relativeFrom="paragraph">
                  <wp:posOffset>1905</wp:posOffset>
                </wp:positionV>
                <wp:extent cx="648335" cy="283845"/>
                <wp:effectExtent l="0" t="0" r="18415" b="20955"/>
                <wp:wrapNone/>
                <wp:docPr id="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335" cy="283845"/>
                        </a:xfrm>
                        <a:prstGeom prst="rect">
                          <a:avLst/>
                        </a:prstGeom>
                        <a:solidFill>
                          <a:srgbClr val="4F81BD"/>
                        </a:solidFill>
                        <a:ln w="25400" cap="flat" cmpd="sng" algn="ctr">
                          <a:solidFill>
                            <a:srgbClr val="4F81BD">
                              <a:shade val="50000"/>
                            </a:srgbClr>
                          </a:solidFill>
                          <a:prstDash val="solid"/>
                        </a:ln>
                        <a:effectLst/>
                      </wps:spPr>
                      <wps:txbx>
                        <w:txbxContent>
                          <w:p w:rsidR="00A333AB" w:rsidRDefault="00A333AB" w:rsidP="006F2999">
                            <w:pPr>
                              <w:pStyle w:val="NormalWeb"/>
                              <w:spacing w:before="0" w:beforeAutospacing="0" w:after="0" w:afterAutospacing="0"/>
                              <w:jc w:val="center"/>
                            </w:pPr>
                            <w:r w:rsidRPr="006F2999">
                              <w:rPr>
                                <w:rFonts w:ascii="Calibri" w:hAnsi="Calibri"/>
                                <w:color w:val="FFFFFF"/>
                                <w:kern w:val="24"/>
                                <w:sz w:val="22"/>
                                <w:szCs w:val="22"/>
                              </w:rPr>
                              <w:t>CUC12</w:t>
                            </w:r>
                          </w:p>
                        </w:txbxContent>
                      </wps:txbx>
                      <wps:bodyPr rtlCol="0" anchor="ctr"/>
                    </wps:wsp>
                  </a:graphicData>
                </a:graphic>
                <wp14:sizeRelH relativeFrom="page">
                  <wp14:pctWidth>0</wp14:pctWidth>
                </wp14:sizeRelH>
                <wp14:sizeRelV relativeFrom="page">
                  <wp14:pctHeight>0</wp14:pctHeight>
                </wp14:sizeRelV>
              </wp:anchor>
            </w:drawing>
          </mc:Choice>
          <mc:Fallback>
            <w:pict>
              <v:rect id="Rectangle 41" o:spid="_x0000_s1161" style="position:absolute;margin-left:420.45pt;margin-top:.15pt;width:51.05pt;height:22.35pt;z-index: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" fillcolor="#4f81bd" strokecolor="#385d8a" strokeweight="2pt">
                <v:path arrowok="t"/>
                <v:textbox>
                  <w:txbxContent>
                    <w:p w:rsidR="00A333AB" w:rsidRDefault="00A333AB" w:rsidP="006F2999">
                      <w:pPr>
                        <w:pStyle w:val="NormalWeb"/>
                        <w:spacing w:before="0" w:beforeAutospacing="0" w:after="0" w:afterAutospacing="0"/>
                        <w:jc w:val="center"/>
                      </w:pPr>
                      <w:r w:rsidRPr="006F2999">
                        <w:rPr>
                          <w:rFonts w:ascii="Calibri" w:hAnsi="Calibri"/>
                          <w:color w:val="FFFFFF"/>
                          <w:kern w:val="24"/>
                          <w:sz w:val="22"/>
                          <w:szCs w:val="22"/>
                        </w:rPr>
                        <w:t>CUC12</w:t>
                      </w:r>
                    </w:p>
                  </w:txbxContent>
                </v:textbox>
              </v:rect>
            </w:pict>
          </mc:Fallback>
        </mc:AlternateContent>
      </w:r>
      <w:r w:rsidR="00EF07FD">
        <w:rPr>
          <w:noProof/>
        </w:rPr>
        <mc:AlternateContent>
          <mc:Choice Requires="wps">
            <w:drawing>
              <wp:anchor distT="0" distB="0" distL="114300" distR="114300" simplePos="0" relativeHeight="46" behindDoc="0" locked="0" layoutInCell="1" allowOverlap="1" wp14:anchorId="5546580C" wp14:editId="06ACB7E7">
                <wp:simplePos x="0" y="0"/>
                <wp:positionH relativeFrom="column">
                  <wp:posOffset>1027430</wp:posOffset>
                </wp:positionH>
                <wp:positionV relativeFrom="paragraph">
                  <wp:posOffset>146050</wp:posOffset>
                </wp:positionV>
                <wp:extent cx="2296795" cy="0"/>
                <wp:effectExtent l="17780" t="79375" r="19050" b="73025"/>
                <wp:wrapNone/>
                <wp:docPr id="5" name="Connecteur droit avec flèch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6795" cy="0"/>
                        </a:xfrm>
                        <a:prstGeom prst="straightConnector1">
                          <a:avLst/>
                        </a:prstGeom>
                        <a:noFill/>
                        <a:ln w="9525">
                          <a:solidFill>
                            <a:srgbClr val="4A7EBB"/>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necteur droit avec flèche 43" o:spid="_x0000_s1026" type="#_x0000_t32" style="position:absolute;margin-left:80.9pt;margin-top:11.5pt;width:180.85pt;height:0;z-index: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" strokecolor="#4a7ebb">
                <v:stroke startarrow="open" endarrow="open"/>
              </v:shape>
            </w:pict>
          </mc:Fallback>
        </mc:AlternateContent>
      </w:r>
    </w:p>
    <w:p w:rsidR="0067357B" w:rsidRDefault="0067357B" w:rsidP="001C6A95"/>
    <w:p w:rsidR="0067357B" w:rsidRDefault="0067357B" w:rsidP="001C6A95"/>
    <w:p w:rsidR="0067357B" w:rsidRDefault="0067357B" w:rsidP="001C6A95"/>
    <w:p w:rsidR="0076523B" w:rsidRDefault="0076523B" w:rsidP="001C6A95">
      <w:pPr>
        <w:rPr>
          <w:ins w:id="501" w:author="GUIZARD Maurice" w:date="2014-09-09T17:45:00Z"/>
        </w:rPr>
      </w:pPr>
    </w:p>
    <w:p w:rsidR="001717E4" w:rsidRDefault="001717E4" w:rsidP="001C6A95">
      <w:pPr>
        <w:rPr>
          <w:ins w:id="502" w:author="GUIZARD Maurice" w:date="2014-09-09T17:45:00Z"/>
        </w:rPr>
      </w:pPr>
    </w:p>
    <w:p w:rsidR="001717E4" w:rsidRDefault="001717E4" w:rsidP="001C6A95">
      <w:pPr>
        <w:rPr>
          <w:ins w:id="503" w:author="GUIZARD Maurice" w:date="2014-09-09T17:45:00Z"/>
        </w:rPr>
      </w:pPr>
    </w:p>
    <w:p w:rsidR="001717E4" w:rsidRDefault="00FB4A2F" w:rsidP="000039A0">
      <w:pPr>
        <w:pStyle w:val="Titre2"/>
        <w:rPr>
          <w:ins w:id="504" w:author="GUIZARD Maurice" w:date="2014-09-09T17:50:00Z"/>
        </w:rPr>
      </w:pPr>
      <w:bookmarkStart w:id="505" w:name="_Toc398632663"/>
      <w:ins w:id="506" w:author="DECOOPMAN Alexandre" w:date="2014-09-16T12:12:00Z">
        <w:r>
          <w:t xml:space="preserve"> </w:t>
        </w:r>
      </w:ins>
      <w:ins w:id="507" w:author="GUIZARD Maurice" w:date="2014-09-09T17:45:00Z">
        <w:r w:rsidR="001717E4">
          <w:t xml:space="preserve">Interfaces PA </w:t>
        </w:r>
        <w:r w:rsidR="001717E4">
          <w:sym w:font="Wingdings" w:char="F0DF"/>
        </w:r>
        <w:r w:rsidR="001717E4">
          <w:sym w:font="Wingdings" w:char="F0E0"/>
        </w:r>
        <w:r w:rsidR="001717E4">
          <w:t xml:space="preserve"> Radio TETRA</w:t>
        </w:r>
      </w:ins>
      <w:bookmarkEnd w:id="505"/>
    </w:p>
    <w:p w:rsidR="001717E4" w:rsidRDefault="001717E4" w:rsidP="001717E4">
      <w:pPr>
        <w:pStyle w:val="Textestandard"/>
        <w:rPr>
          <w:ins w:id="508" w:author="GUIZARD Maurice" w:date="2014-09-09T17:51:00Z"/>
        </w:rPr>
      </w:pPr>
      <w:ins w:id="509" w:author="GUIZARD Maurice" w:date="2014-09-09T17:50:00Z">
        <w:r>
          <w:t xml:space="preserve">Le protocole </w:t>
        </w:r>
      </w:ins>
      <w:ins w:id="510" w:author="GUIZARD Maurice" w:date="2014-09-09T17:51:00Z">
        <w:r>
          <w:t xml:space="preserve">du TETRA BORD existe mais n’a  pas été fourni pour l’offre. </w:t>
        </w:r>
      </w:ins>
      <w:ins w:id="511" w:author="GUIZARD Maurice" w:date="2014-09-09T17:54:00Z">
        <w:r>
          <w:t>La RATP a transmis à</w:t>
        </w:r>
      </w:ins>
      <w:ins w:id="512" w:author="GUIZARD Maurice" w:date="2014-09-09T17:52:00Z">
        <w:r>
          <w:t xml:space="preserve"> titre d’information </w:t>
        </w:r>
        <w:r w:rsidRPr="001717E4">
          <w:t>le document d’interface bord entre le PE SAE et le PTE sur les lignes de tramways T5 et T7</w:t>
        </w:r>
      </w:ins>
      <w:ins w:id="513" w:author="GUIZARD Maurice" w:date="2014-09-09T17:53:00Z">
        <w:r w:rsidRPr="001717E4">
          <w:t xml:space="preserve"> basé sur une RADIO </w:t>
        </w:r>
        <w:proofErr w:type="spellStart"/>
        <w:r w:rsidRPr="001717E4">
          <w:t>Tetra</w:t>
        </w:r>
        <w:proofErr w:type="spellEnd"/>
        <w:r w:rsidRPr="001717E4">
          <w:t>.</w:t>
        </w:r>
      </w:ins>
    </w:p>
    <w:p w:rsidR="00D16B82" w:rsidRDefault="00D16B82" w:rsidP="001717E4">
      <w:pPr>
        <w:pStyle w:val="Textestandard"/>
        <w:rPr>
          <w:ins w:id="514" w:author="GUIZARD Maurice" w:date="2014-09-09T17:58:00Z"/>
        </w:rPr>
      </w:pPr>
      <w:ins w:id="515" w:author="GUIZARD Maurice" w:date="2014-09-09T17:54:00Z">
        <w:r>
          <w:t xml:space="preserve">Les </w:t>
        </w:r>
      </w:ins>
      <w:ins w:id="516" w:author="GUIZARD Maurice" w:date="2014-09-09T17:50:00Z">
        <w:r w:rsidR="001717E4">
          <w:t xml:space="preserve">données </w:t>
        </w:r>
      </w:ins>
      <w:ins w:id="517" w:author="GUIZARD Maurice" w:date="2014-09-09T17:54:00Z">
        <w:r>
          <w:t xml:space="preserve">utiles seront des </w:t>
        </w:r>
      </w:ins>
      <w:ins w:id="518" w:author="GUIZARD Maurice" w:date="2014-09-09T17:57:00Z">
        <w:r>
          <w:t>messages SMS (au sens GSM 2 G)</w:t>
        </w:r>
      </w:ins>
      <w:ins w:id="519" w:author="GUIZARD Maurice" w:date="2014-09-09T17:54:00Z">
        <w:r>
          <w:t>, message de donnée</w:t>
        </w:r>
      </w:ins>
      <w:ins w:id="520" w:author="GUIZARD Maurice" w:date="2014-09-09T17:55:00Z">
        <w:r>
          <w:t>s</w:t>
        </w:r>
      </w:ins>
      <w:ins w:id="521" w:author="GUIZARD Maurice" w:date="2014-09-09T17:54:00Z">
        <w:r>
          <w:t xml:space="preserve"> sans acquittement, </w:t>
        </w:r>
      </w:ins>
      <w:ins w:id="522" w:author="GUIZARD Maurice" w:date="2014-09-09T17:55:00Z">
        <w:r>
          <w:t>inférieur à 100 octets</w:t>
        </w:r>
      </w:ins>
      <w:ins w:id="523" w:author="GUIZARD Maurice" w:date="2014-09-09T17:56:00Z">
        <w:r>
          <w:t>.</w:t>
        </w:r>
      </w:ins>
    </w:p>
    <w:p w:rsidR="00D16B82" w:rsidRDefault="00D16B82" w:rsidP="001717E4">
      <w:pPr>
        <w:pStyle w:val="Textestandard"/>
        <w:rPr>
          <w:ins w:id="524" w:author="GUIZARD Maurice" w:date="2014-09-09T17:56:00Z"/>
        </w:rPr>
      </w:pPr>
      <w:ins w:id="525" w:author="GUIZARD Maurice" w:date="2014-09-09T18:02:00Z">
        <w:r>
          <w:t>M</w:t>
        </w:r>
      </w:ins>
      <w:ins w:id="526" w:author="GUIZARD Maurice" w:date="2014-09-09T17:58:00Z">
        <w:r>
          <w:t xml:space="preserve">essage CRS : Compte </w:t>
        </w:r>
      </w:ins>
      <w:ins w:id="527" w:author="GUIZARD Maurice" w:date="2014-09-09T17:59:00Z">
        <w:r>
          <w:t>R</w:t>
        </w:r>
      </w:ins>
      <w:ins w:id="528" w:author="GUIZARD Maurice" w:date="2014-09-09T17:58:00Z">
        <w:r>
          <w:t xml:space="preserve">endu de </w:t>
        </w:r>
      </w:ins>
      <w:ins w:id="529" w:author="GUIZARD Maurice" w:date="2014-09-09T17:59:00Z">
        <w:r>
          <w:t>S</w:t>
        </w:r>
      </w:ins>
      <w:ins w:id="530" w:author="GUIZARD Maurice" w:date="2014-09-09T17:58:00Z">
        <w:r>
          <w:t xml:space="preserve">ignalement </w:t>
        </w:r>
      </w:ins>
      <w:ins w:id="531" w:author="GUIZARD Maurice" w:date="2014-09-09T17:59:00Z">
        <w:r>
          <w:t>permettr</w:t>
        </w:r>
      </w:ins>
      <w:ins w:id="532" w:author="GUIZARD Maurice" w:date="2014-09-09T18:02:00Z">
        <w:r>
          <w:t>a</w:t>
        </w:r>
      </w:ins>
      <w:ins w:id="533" w:author="GUIZARD Maurice" w:date="2014-09-09T17:59:00Z">
        <w:r>
          <w:t xml:space="preserve"> d’informer le SSO d’un </w:t>
        </w:r>
      </w:ins>
      <w:ins w:id="534" w:author="GUIZARD Maurice" w:date="2014-09-09T18:00:00Z">
        <w:r>
          <w:t>évènement</w:t>
        </w:r>
      </w:ins>
      <w:ins w:id="535" w:author="GUIZARD Maurice" w:date="2014-09-09T17:59:00Z">
        <w:r>
          <w:t xml:space="preserve"> lié à la maintenance du PA</w:t>
        </w:r>
      </w:ins>
      <w:ins w:id="536" w:author="GUIZARD Maurice" w:date="2014-09-09T18:00:00Z">
        <w:r>
          <w:t xml:space="preserve">. </w:t>
        </w:r>
      </w:ins>
      <w:ins w:id="537" w:author="GUIZARD Maurice" w:date="2014-09-09T18:02:00Z">
        <w:r>
          <w:t>(</w:t>
        </w:r>
        <w:proofErr w:type="gramStart"/>
        <w:r>
          <w:t>raté</w:t>
        </w:r>
        <w:proofErr w:type="gramEnd"/>
        <w:r>
          <w:t xml:space="preserve"> balise, perte liaison, panne </w:t>
        </w:r>
      </w:ins>
      <w:ins w:id="538" w:author="GUIZARD Maurice" w:date="2014-09-09T18:03:00Z">
        <w:r>
          <w:t xml:space="preserve">matériel ou </w:t>
        </w:r>
      </w:ins>
      <w:ins w:id="539" w:author="GUIZARD Maurice" w:date="2014-09-09T18:02:00Z">
        <w:r>
          <w:t>fonctionnelle</w:t>
        </w:r>
      </w:ins>
      <w:ins w:id="540" w:author="GUIZARD Maurice" w:date="2014-09-09T18:03:00Z">
        <w:r>
          <w:t>)</w:t>
        </w:r>
      </w:ins>
    </w:p>
    <w:p w:rsidR="00D16B82" w:rsidRDefault="00D16B82" w:rsidP="00D16B82">
      <w:pPr>
        <w:pStyle w:val="Textestandard"/>
        <w:rPr>
          <w:ins w:id="541" w:author="GUIZARD Maurice" w:date="2014-09-09T18:00:00Z"/>
        </w:rPr>
      </w:pPr>
      <w:ins w:id="542" w:author="GUIZARD Maurice" w:date="2014-09-09T18:00:00Z">
        <w:r>
          <w:t>Les messages CRO : Compte Rendu de Opérationnel permettront d’informer le SSO d’un</w:t>
        </w:r>
      </w:ins>
      <w:ins w:id="543" w:author="GUIZARD Maurice" w:date="2014-09-09T18:01:00Z">
        <w:r>
          <w:t>e fin de mission du la rame avec les données statistiques spécifié</w:t>
        </w:r>
      </w:ins>
      <w:ins w:id="544" w:author="GUIZARD Maurice" w:date="2014-09-09T18:02:00Z">
        <w:r>
          <w:t>es</w:t>
        </w:r>
      </w:ins>
      <w:ins w:id="545" w:author="GUIZARD Maurice" w:date="2014-09-09T18:01:00Z">
        <w:r>
          <w:t xml:space="preserve"> par la RATP</w:t>
        </w:r>
      </w:ins>
      <w:ins w:id="546" w:author="GUIZARD Maurice" w:date="2014-09-09T18:02:00Z">
        <w:r>
          <w:t>.</w:t>
        </w:r>
      </w:ins>
      <w:ins w:id="547" w:author="GUIZARD Maurice" w:date="2014-09-09T18:00:00Z">
        <w:r>
          <w:t xml:space="preserve"> </w:t>
        </w:r>
      </w:ins>
    </w:p>
    <w:p w:rsidR="00D16B82" w:rsidRDefault="00D16B82" w:rsidP="001717E4">
      <w:pPr>
        <w:pStyle w:val="Textestandard"/>
        <w:rPr>
          <w:ins w:id="548" w:author="GUIZARD Maurice" w:date="2014-09-09T17:57:00Z"/>
        </w:rPr>
      </w:pPr>
      <w:ins w:id="549" w:author="GUIZARD Maurice" w:date="2014-09-09T17:56:00Z">
        <w:r>
          <w:t>Dans la mesure du possible le serveur Bord TETRA permettra d’entretenir l’horloge du système PA pour les besoin d</w:t>
        </w:r>
      </w:ins>
      <w:ins w:id="550" w:author="GUIZARD Maurice" w:date="2014-09-09T17:57:00Z">
        <w:r>
          <w:t>’horodatage.</w:t>
        </w:r>
      </w:ins>
    </w:p>
    <w:p w:rsidR="001717E4" w:rsidRPr="001717E4" w:rsidRDefault="00B5557F" w:rsidP="001717E4">
      <w:pPr>
        <w:pStyle w:val="Textestandard"/>
        <w:rPr>
          <w:ins w:id="551" w:author="GUIZARD Maurice" w:date="2014-09-09T17:49:00Z"/>
        </w:rPr>
      </w:pPr>
      <w:ins w:id="552" w:author="GUIZARD Maurice" w:date="2014-09-09T20:22:00Z">
        <w:r w:rsidRPr="00B5557F">
          <w:rPr>
            <w:noProof/>
          </w:rPr>
          <mc:AlternateContent>
            <mc:Choice Requires="wps">
              <w:drawing>
                <wp:anchor distT="0" distB="0" distL="114300" distR="114300" simplePos="0" relativeHeight="251676672" behindDoc="0" locked="0" layoutInCell="1" allowOverlap="1" wp14:anchorId="2B17CFD8" wp14:editId="4B8D4A6A">
                  <wp:simplePos x="0" y="0"/>
                  <wp:positionH relativeFrom="column">
                    <wp:posOffset>2776220</wp:posOffset>
                  </wp:positionH>
                  <wp:positionV relativeFrom="paragraph">
                    <wp:posOffset>249555</wp:posOffset>
                  </wp:positionV>
                  <wp:extent cx="552450" cy="487045"/>
                  <wp:effectExtent l="0" t="0" r="76200" b="65405"/>
                  <wp:wrapNone/>
                  <wp:docPr id="146" name="Connecteur droit avec flèche 17"/>
                  <wp:cNvGraphicFramePr/>
                  <a:graphic xmlns:a="http://schemas.openxmlformats.org/drawingml/2006/main">
                    <a:graphicData uri="http://schemas.microsoft.com/office/word/2010/wordprocessingShape">
                      <wps:wsp>
                        <wps:cNvCnPr/>
                        <wps:spPr>
                          <a:xfrm>
                            <a:off x="0" y="0"/>
                            <a:ext cx="552450" cy="487045"/>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7" o:spid="_x0000_s1026" type="#_x0000_t32" style="position:absolute;margin-left:218.6pt;margin-top:19.65pt;width:43.5pt;height:38.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" strokecolor="#4579b8 [3044]">
                  <v:stroke dashstyle="dash" endarrow="open"/>
                </v:shape>
              </w:pict>
            </mc:Fallback>
          </mc:AlternateContent>
        </w:r>
        <w:r w:rsidRPr="00B5557F">
          <w:rPr>
            <w:noProof/>
          </w:rPr>
          <mc:AlternateContent>
            <mc:Choice Requires="wps">
              <w:drawing>
                <wp:anchor distT="0" distB="0" distL="114300" distR="114300" simplePos="0" relativeHeight="251675648" behindDoc="0" locked="0" layoutInCell="1" allowOverlap="1" wp14:anchorId="066CA026" wp14:editId="10488AE7">
                  <wp:simplePos x="0" y="0"/>
                  <wp:positionH relativeFrom="column">
                    <wp:posOffset>2339340</wp:posOffset>
                  </wp:positionH>
                  <wp:positionV relativeFrom="paragraph">
                    <wp:posOffset>3810</wp:posOffset>
                  </wp:positionV>
                  <wp:extent cx="874395" cy="245745"/>
                  <wp:effectExtent l="0" t="0" r="0" b="0"/>
                  <wp:wrapNone/>
                  <wp:docPr id="57" name="ZoneTexte 16"/>
                  <wp:cNvGraphicFramePr/>
                  <a:graphic xmlns:a="http://schemas.openxmlformats.org/drawingml/2006/main">
                    <a:graphicData uri="http://schemas.microsoft.com/office/word/2010/wordprocessingShape">
                      <wps:wsp>
                        <wps:cNvSpPr txBox="1"/>
                        <wps:spPr>
                          <a:xfrm>
                            <a:off x="0" y="0"/>
                            <a:ext cx="874395" cy="245745"/>
                          </a:xfrm>
                          <a:prstGeom prst="rect">
                            <a:avLst/>
                          </a:prstGeom>
                          <a:noFill/>
                        </wps:spPr>
                        <wps:txbx>
                          <w:txbxContent>
                            <w:p w:rsidR="00A333AB" w:rsidRDefault="00A333AB" w:rsidP="00B5557F">
                              <w:pPr>
                                <w:pStyle w:val="NormalWeb"/>
                                <w:spacing w:before="0" w:beforeAutospacing="0" w:after="0" w:afterAutospacing="0"/>
                                <w:jc w:val="right"/>
                              </w:pPr>
                              <w:del w:id="553" w:author="GUIZARD Maurice" w:date="2014-09-09T20:22:00Z">
                                <w:r w:rsidDel="00B5557F">
                                  <w:rPr>
                                    <w:rFonts w:asciiTheme="minorHAnsi" w:hAnsi="Calibri" w:cstheme="minorBidi"/>
                                    <w:b/>
                                    <w:bCs/>
                                    <w:color w:val="000000" w:themeColor="text1"/>
                                    <w:kern w:val="24"/>
                                    <w:sz w:val="20"/>
                                    <w:szCs w:val="20"/>
                                  </w:rPr>
                                  <w:delText>face</w:delText>
                                </w:r>
                              </w:del>
                              <w:ins w:id="554" w:author="GUIZARD Maurice" w:date="2014-09-09T20:22:00Z">
                                <w:r>
                                  <w:rPr>
                                    <w:rFonts w:asciiTheme="minorHAnsi" w:hAnsi="Calibri" w:cstheme="minorBidi"/>
                                    <w:b/>
                                    <w:bCs/>
                                    <w:color w:val="000000" w:themeColor="text1"/>
                                    <w:kern w:val="24"/>
                                    <w:sz w:val="20"/>
                                    <w:szCs w:val="20"/>
                                  </w:rPr>
                                  <w:t>Face</w:t>
                                </w:r>
                              </w:ins>
                              <w:r>
                                <w:rPr>
                                  <w:rFonts w:asciiTheme="minorHAnsi" w:hAnsi="Calibri" w:cstheme="minorBidi"/>
                                  <w:b/>
                                  <w:bCs/>
                                  <w:color w:val="000000" w:themeColor="text1"/>
                                  <w:kern w:val="24"/>
                                  <w:sz w:val="20"/>
                                  <w:szCs w:val="20"/>
                                </w:rPr>
                                <w:t xml:space="preserve"> avant</w:t>
                              </w:r>
                            </w:p>
                          </w:txbxContent>
                        </wps:txbx>
                        <wps:bodyPr wrap="square" rtlCol="0">
                          <a:spAutoFit/>
                        </wps:bodyPr>
                      </wps:wsp>
                    </a:graphicData>
                  </a:graphic>
                </wp:anchor>
              </w:drawing>
            </mc:Choice>
            <mc:Fallback>
              <w:pict>
                <v:shape id="ZoneTexte 16" o:spid="_x0000_s1162" type="#_x0000_t202" style="position:absolute;margin-left:184.2pt;margin-top:.3pt;width:68.85pt;height:19.3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" filled="f" stroked="f">
                  <v:textbox style="mso-fit-shape-to-text:t">
                    <w:txbxContent>
                      <w:p w:rsidR="00A333AB" w:rsidRDefault="00A333AB" w:rsidP="00B5557F">
                        <w:pPr>
                          <w:pStyle w:val="NormalWeb"/>
                          <w:spacing w:before="0" w:beforeAutospacing="0" w:after="0" w:afterAutospacing="0"/>
                          <w:jc w:val="right"/>
                        </w:pPr>
                        <w:del w:id="555" w:author="GUIZARD Maurice" w:date="2014-09-09T20:22:00Z">
                          <w:r w:rsidDel="00B5557F">
                            <w:rPr>
                              <w:rFonts w:asciiTheme="minorHAnsi" w:hAnsi="Calibri" w:cstheme="minorBidi"/>
                              <w:b/>
                              <w:bCs/>
                              <w:color w:val="000000" w:themeColor="text1"/>
                              <w:kern w:val="24"/>
                              <w:sz w:val="20"/>
                              <w:szCs w:val="20"/>
                            </w:rPr>
                            <w:delText>face</w:delText>
                          </w:r>
                        </w:del>
                        <w:ins w:id="556" w:author="GUIZARD Maurice" w:date="2014-09-09T20:22:00Z">
                          <w:r>
                            <w:rPr>
                              <w:rFonts w:asciiTheme="minorHAnsi" w:hAnsi="Calibri" w:cstheme="minorBidi"/>
                              <w:b/>
                              <w:bCs/>
                              <w:color w:val="000000" w:themeColor="text1"/>
                              <w:kern w:val="24"/>
                              <w:sz w:val="20"/>
                              <w:szCs w:val="20"/>
                            </w:rPr>
                            <w:t>Face</w:t>
                          </w:r>
                        </w:ins>
                        <w:r>
                          <w:rPr>
                            <w:rFonts w:asciiTheme="minorHAnsi" w:hAnsi="Calibri" w:cstheme="minorBidi"/>
                            <w:b/>
                            <w:bCs/>
                            <w:color w:val="000000" w:themeColor="text1"/>
                            <w:kern w:val="24"/>
                            <w:sz w:val="20"/>
                            <w:szCs w:val="20"/>
                          </w:rPr>
                          <w:t xml:space="preserve"> avant</w:t>
                        </w:r>
                      </w:p>
                    </w:txbxContent>
                  </v:textbox>
                </v:shape>
              </w:pict>
            </mc:Fallback>
          </mc:AlternateContent>
        </w:r>
      </w:ins>
      <w:ins w:id="557" w:author="GUIZARD Maurice" w:date="2014-09-09T17:50:00Z">
        <w:r w:rsidR="001717E4" w:rsidRPr="001717E4">
          <w:rPr>
            <w:noProof/>
          </w:rPr>
          <mc:AlternateContent>
            <mc:Choice Requires="wps">
              <w:drawing>
                <wp:anchor distT="0" distB="0" distL="114300" distR="114300" simplePos="0" relativeHeight="251672576" behindDoc="0" locked="0" layoutInCell="1" allowOverlap="1" wp14:anchorId="4A058321" wp14:editId="50846034">
                  <wp:simplePos x="0" y="0"/>
                  <wp:positionH relativeFrom="column">
                    <wp:posOffset>1190625</wp:posOffset>
                  </wp:positionH>
                  <wp:positionV relativeFrom="paragraph">
                    <wp:posOffset>675640</wp:posOffset>
                  </wp:positionV>
                  <wp:extent cx="2200910" cy="1015365"/>
                  <wp:effectExtent l="0" t="0" r="0" b="0"/>
                  <wp:wrapNone/>
                  <wp:docPr id="231" name="ZoneTexte 14"/>
                  <wp:cNvGraphicFramePr/>
                  <a:graphic xmlns:a="http://schemas.openxmlformats.org/drawingml/2006/main">
                    <a:graphicData uri="http://schemas.microsoft.com/office/word/2010/wordprocessingShape">
                      <wps:wsp>
                        <wps:cNvSpPr txBox="1"/>
                        <wps:spPr>
                          <a:xfrm>
                            <a:off x="0" y="0"/>
                            <a:ext cx="2200910" cy="1015365"/>
                          </a:xfrm>
                          <a:prstGeom prst="rect">
                            <a:avLst/>
                          </a:prstGeom>
                          <a:noFill/>
                        </wps:spPr>
                        <wps:txbx>
                          <w:txbxContent>
                            <w:p w:rsidR="00A333AB" w:rsidDel="001717E4" w:rsidRDefault="00A333AB" w:rsidP="001717E4">
                              <w:pPr>
                                <w:pStyle w:val="NormalWeb"/>
                                <w:spacing w:before="0" w:beforeAutospacing="0" w:after="0" w:afterAutospacing="0"/>
                                <w:rPr>
                                  <w:del w:id="558" w:author="GUIZARD Maurice" w:date="2014-09-09T17:50:00Z"/>
                                </w:rPr>
                              </w:pPr>
                              <w:del w:id="559" w:author="GUIZARD Maurice" w:date="2014-09-09T17:50:00Z">
                                <w:r w:rsidDel="001717E4">
                                  <w:rPr>
                                    <w:rFonts w:asciiTheme="minorHAnsi" w:hAnsi="Calibri" w:cstheme="minorBidi"/>
                                    <w:b/>
                                    <w:bCs/>
                                    <w:color w:val="000000" w:themeColor="text1"/>
                                    <w:kern w:val="24"/>
                                    <w:sz w:val="20"/>
                                    <w:szCs w:val="20"/>
                                  </w:rPr>
                                  <w:delText>Liaison Ethernet/TCPIP</w:delText>
                                </w:r>
                              </w:del>
                            </w:p>
                            <w:p w:rsidR="00A333AB" w:rsidDel="001717E4" w:rsidRDefault="00A333AB" w:rsidP="001717E4">
                              <w:pPr>
                                <w:pStyle w:val="NormalWeb"/>
                                <w:spacing w:before="0" w:beforeAutospacing="0" w:after="0" w:afterAutospacing="0"/>
                                <w:rPr>
                                  <w:del w:id="560" w:author="GUIZARD Maurice" w:date="2014-09-09T17:50:00Z"/>
                                </w:rPr>
                              </w:pPr>
                              <w:del w:id="561" w:author="GUIZARD Maurice" w:date="2014-09-09T17:50:00Z">
                                <w:r w:rsidDel="001717E4">
                                  <w:rPr>
                                    <w:rFonts w:asciiTheme="minorHAnsi" w:hAnsi="Calibri" w:cstheme="minorBidi"/>
                                    <w:b/>
                                    <w:bCs/>
                                    <w:color w:val="000000" w:themeColor="text1"/>
                                    <w:kern w:val="24"/>
                                    <w:sz w:val="20"/>
                                    <w:szCs w:val="20"/>
                                  </w:rPr>
                                  <w:delText>Protocole imposé par Système TETRA</w:delText>
                                </w:r>
                              </w:del>
                            </w:p>
                            <w:p w:rsidR="00A333AB" w:rsidDel="001717E4" w:rsidRDefault="00A333AB" w:rsidP="001717E4">
                              <w:pPr>
                                <w:pStyle w:val="NormalWeb"/>
                                <w:spacing w:before="0" w:beforeAutospacing="0" w:after="0" w:afterAutospacing="0"/>
                                <w:rPr>
                                  <w:del w:id="562" w:author="GUIZARD Maurice" w:date="2014-09-09T17:50:00Z"/>
                                </w:rPr>
                              </w:pPr>
                              <w:del w:id="563" w:author="GUIZARD Maurice" w:date="2014-09-09T17:50:00Z">
                                <w:r w:rsidDel="001717E4">
                                  <w:rPr>
                                    <w:rFonts w:asciiTheme="minorHAnsi" w:hAnsi="Calibri" w:cstheme="minorBidi"/>
                                    <w:b/>
                                    <w:bCs/>
                                    <w:color w:val="000000" w:themeColor="text1"/>
                                    <w:kern w:val="24"/>
                                    <w:sz w:val="20"/>
                                    <w:szCs w:val="20"/>
                                  </w:rPr>
                                  <w:delText>Envoi de message court (&lt; octet)</w:delText>
                                </w:r>
                              </w:del>
                            </w:p>
                            <w:p w:rsidR="00A333AB" w:rsidDel="001717E4" w:rsidRDefault="00A333AB" w:rsidP="001717E4">
                              <w:pPr>
                                <w:pStyle w:val="NormalWeb"/>
                                <w:spacing w:before="0" w:beforeAutospacing="0" w:after="0" w:afterAutospacing="0"/>
                                <w:rPr>
                                  <w:del w:id="564" w:author="GUIZARD Maurice" w:date="2014-09-09T17:50:00Z"/>
                                </w:rPr>
                              </w:pPr>
                              <w:del w:id="565" w:author="GUIZARD Maurice" w:date="2014-09-09T17:50:00Z">
                                <w:r w:rsidDel="001717E4">
                                  <w:rPr>
                                    <w:rFonts w:asciiTheme="minorHAnsi" w:hAnsi="Calibri" w:cstheme="minorBidi"/>
                                    <w:b/>
                                    <w:bCs/>
                                    <w:color w:val="000000" w:themeColor="text1"/>
                                    <w:kern w:val="24"/>
                                    <w:sz w:val="20"/>
                                    <w:szCs w:val="20"/>
                                  </w:rPr>
                                  <w:delText>CRO : Compte Rendu Opérationnel</w:delText>
                                </w:r>
                              </w:del>
                            </w:p>
                            <w:p w:rsidR="00A333AB" w:rsidRDefault="00A333AB" w:rsidP="001717E4">
                              <w:pPr>
                                <w:pStyle w:val="NormalWeb"/>
                                <w:spacing w:before="0" w:beforeAutospacing="0" w:after="0" w:afterAutospacing="0"/>
                                <w:rPr>
                                  <w:ins w:id="566" w:author="GUIZARD Maurice" w:date="2014-09-09T17:50:00Z"/>
                                </w:rPr>
                              </w:pPr>
                              <w:del w:id="567" w:author="GUIZARD Maurice" w:date="2014-09-09T17:50:00Z">
                                <w:r w:rsidDel="001717E4">
                                  <w:rPr>
                                    <w:rFonts w:asciiTheme="minorHAnsi" w:hAnsi="Calibri" w:cstheme="minorBidi"/>
                                    <w:b/>
                                    <w:bCs/>
                                    <w:color w:val="000000" w:themeColor="text1"/>
                                    <w:kern w:val="24"/>
                                    <w:sz w:val="20"/>
                                    <w:szCs w:val="20"/>
                                  </w:rPr>
                                  <w:delText>CRS : Compte Rendu de Signalement</w:delText>
                                </w:r>
                              </w:del>
                              <w:ins w:id="568" w:author="GUIZARD Maurice" w:date="2014-09-09T17:50:00Z">
                                <w:r w:rsidRPr="001717E4">
                                  <w:rPr>
                                    <w:rFonts w:asciiTheme="minorHAnsi" w:hAnsi="Calibri" w:cstheme="minorBidi"/>
                                    <w:b/>
                                    <w:bCs/>
                                    <w:color w:val="000000" w:themeColor="text1"/>
                                    <w:kern w:val="24"/>
                                    <w:sz w:val="20"/>
                                    <w:szCs w:val="20"/>
                                  </w:rPr>
                                  <w:t xml:space="preserve"> </w:t>
                                </w:r>
                                <w:r>
                                  <w:rPr>
                                    <w:rFonts w:asciiTheme="minorHAnsi" w:hAnsi="Calibri" w:cstheme="minorBidi"/>
                                    <w:b/>
                                    <w:bCs/>
                                    <w:color w:val="000000" w:themeColor="text1"/>
                                    <w:kern w:val="24"/>
                                    <w:sz w:val="20"/>
                                    <w:szCs w:val="20"/>
                                  </w:rPr>
                                  <w:t>Liaison Ethernet/TCPIP</w:t>
                                </w:r>
                              </w:ins>
                            </w:p>
                            <w:p w:rsidR="00A333AB" w:rsidRDefault="00A333AB" w:rsidP="001717E4">
                              <w:pPr>
                                <w:pStyle w:val="NormalWeb"/>
                                <w:spacing w:before="0" w:beforeAutospacing="0" w:after="0" w:afterAutospacing="0"/>
                                <w:rPr>
                                  <w:ins w:id="569" w:author="GUIZARD Maurice" w:date="2014-09-09T17:50:00Z"/>
                                </w:rPr>
                              </w:pPr>
                              <w:ins w:id="570" w:author="GUIZARD Maurice" w:date="2014-09-09T17:50:00Z">
                                <w:r>
                                  <w:rPr>
                                    <w:rFonts w:asciiTheme="minorHAnsi" w:hAnsi="Calibri" w:cstheme="minorBidi"/>
                                    <w:b/>
                                    <w:bCs/>
                                    <w:color w:val="000000" w:themeColor="text1"/>
                                    <w:kern w:val="24"/>
                                    <w:sz w:val="20"/>
                                    <w:szCs w:val="20"/>
                                  </w:rPr>
                                  <w:t>Protocole imposé par Système TETRA</w:t>
                                </w:r>
                              </w:ins>
                            </w:p>
                            <w:p w:rsidR="00A333AB" w:rsidRDefault="00A333AB" w:rsidP="001717E4">
                              <w:pPr>
                                <w:pStyle w:val="NormalWeb"/>
                                <w:spacing w:before="0" w:beforeAutospacing="0" w:after="0" w:afterAutospacing="0"/>
                                <w:rPr>
                                  <w:ins w:id="571" w:author="GUIZARD Maurice" w:date="2014-09-09T17:50:00Z"/>
                                </w:rPr>
                              </w:pPr>
                              <w:ins w:id="572" w:author="GUIZARD Maurice" w:date="2014-09-09T17:50:00Z">
                                <w:r>
                                  <w:rPr>
                                    <w:rFonts w:asciiTheme="minorHAnsi" w:hAnsi="Calibri" w:cstheme="minorBidi"/>
                                    <w:b/>
                                    <w:bCs/>
                                    <w:color w:val="000000" w:themeColor="text1"/>
                                    <w:kern w:val="24"/>
                                    <w:sz w:val="20"/>
                                    <w:szCs w:val="20"/>
                                  </w:rPr>
                                  <w:t>Envoi de message court (&lt; 100 octets)</w:t>
                                </w:r>
                              </w:ins>
                            </w:p>
                            <w:p w:rsidR="00A333AB" w:rsidRDefault="00A333AB" w:rsidP="001717E4">
                              <w:pPr>
                                <w:pStyle w:val="NormalWeb"/>
                                <w:spacing w:before="0" w:beforeAutospacing="0" w:after="0" w:afterAutospacing="0"/>
                                <w:rPr>
                                  <w:ins w:id="573" w:author="GUIZARD Maurice" w:date="2014-09-09T17:50:00Z"/>
                                </w:rPr>
                              </w:pPr>
                              <w:ins w:id="574" w:author="GUIZARD Maurice" w:date="2014-09-09T17:50:00Z">
                                <w:r>
                                  <w:rPr>
                                    <w:rFonts w:asciiTheme="minorHAnsi" w:hAnsi="Calibri" w:cstheme="minorBidi"/>
                                    <w:b/>
                                    <w:bCs/>
                                    <w:color w:val="000000" w:themeColor="text1"/>
                                    <w:kern w:val="24"/>
                                    <w:sz w:val="20"/>
                                    <w:szCs w:val="20"/>
                                  </w:rPr>
                                  <w:t>CRO : Compte Rendu Opérationnel</w:t>
                                </w:r>
                              </w:ins>
                            </w:p>
                            <w:p w:rsidR="00A333AB" w:rsidRDefault="00A333AB" w:rsidP="001717E4">
                              <w:pPr>
                                <w:pStyle w:val="NormalWeb"/>
                                <w:spacing w:before="0" w:beforeAutospacing="0" w:after="0" w:afterAutospacing="0"/>
                                <w:rPr>
                                  <w:ins w:id="575" w:author="GUIZARD Maurice" w:date="2014-09-09T17:50:00Z"/>
                                </w:rPr>
                              </w:pPr>
                              <w:ins w:id="576" w:author="GUIZARD Maurice" w:date="2014-09-09T17:50:00Z">
                                <w:r>
                                  <w:rPr>
                                    <w:rFonts w:asciiTheme="minorHAnsi" w:hAnsi="Calibri" w:cstheme="minorBidi"/>
                                    <w:b/>
                                    <w:bCs/>
                                    <w:color w:val="000000" w:themeColor="text1"/>
                                    <w:kern w:val="24"/>
                                    <w:sz w:val="20"/>
                                    <w:szCs w:val="20"/>
                                  </w:rPr>
                                  <w:t>CRS : Compte Rendu de Signalement</w:t>
                                </w:r>
                              </w:ins>
                            </w:p>
                            <w:p w:rsidR="00A333AB" w:rsidRDefault="00A333AB" w:rsidP="001717E4">
                              <w:pPr>
                                <w:pStyle w:val="NormalWeb"/>
                                <w:spacing w:before="0" w:beforeAutospacing="0" w:after="0" w:afterAutospacing="0"/>
                              </w:pPr>
                            </w:p>
                          </w:txbxContent>
                        </wps:txbx>
                        <wps:bodyPr wrap="square" rtlCol="0">
                          <a:spAutoFit/>
                        </wps:bodyPr>
                      </wps:wsp>
                    </a:graphicData>
                  </a:graphic>
                </wp:anchor>
              </w:drawing>
            </mc:Choice>
            <mc:Fallback>
              <w:pict>
                <v:shape id="ZoneTexte 14" o:spid="_x0000_s1163" type="#_x0000_t202" style="position:absolute;margin-left:93.75pt;margin-top:53.2pt;width:173.3pt;height:79.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" filled="f" stroked="f">
                  <v:textbox style="mso-fit-shape-to-text:t">
                    <w:txbxContent>
                      <w:p w:rsidR="00A333AB" w:rsidDel="001717E4" w:rsidRDefault="00A333AB" w:rsidP="001717E4">
                        <w:pPr>
                          <w:pStyle w:val="NormalWeb"/>
                          <w:spacing w:before="0" w:beforeAutospacing="0" w:after="0" w:afterAutospacing="0"/>
                          <w:rPr>
                            <w:del w:id="577" w:author="GUIZARD Maurice" w:date="2014-09-09T17:50:00Z"/>
                          </w:rPr>
                        </w:pPr>
                        <w:del w:id="578" w:author="GUIZARD Maurice" w:date="2014-09-09T17:50:00Z">
                          <w:r w:rsidDel="001717E4">
                            <w:rPr>
                              <w:rFonts w:asciiTheme="minorHAnsi" w:hAnsi="Calibri" w:cstheme="minorBidi"/>
                              <w:b/>
                              <w:bCs/>
                              <w:color w:val="000000" w:themeColor="text1"/>
                              <w:kern w:val="24"/>
                              <w:sz w:val="20"/>
                              <w:szCs w:val="20"/>
                            </w:rPr>
                            <w:delText>Liaison Ethernet/TCPIP</w:delText>
                          </w:r>
                        </w:del>
                      </w:p>
                      <w:p w:rsidR="00A333AB" w:rsidDel="001717E4" w:rsidRDefault="00A333AB" w:rsidP="001717E4">
                        <w:pPr>
                          <w:pStyle w:val="NormalWeb"/>
                          <w:spacing w:before="0" w:beforeAutospacing="0" w:after="0" w:afterAutospacing="0"/>
                          <w:rPr>
                            <w:del w:id="579" w:author="GUIZARD Maurice" w:date="2014-09-09T17:50:00Z"/>
                          </w:rPr>
                        </w:pPr>
                        <w:del w:id="580" w:author="GUIZARD Maurice" w:date="2014-09-09T17:50:00Z">
                          <w:r w:rsidDel="001717E4">
                            <w:rPr>
                              <w:rFonts w:asciiTheme="minorHAnsi" w:hAnsi="Calibri" w:cstheme="minorBidi"/>
                              <w:b/>
                              <w:bCs/>
                              <w:color w:val="000000" w:themeColor="text1"/>
                              <w:kern w:val="24"/>
                              <w:sz w:val="20"/>
                              <w:szCs w:val="20"/>
                            </w:rPr>
                            <w:delText>Protocole imposé par Système TETRA</w:delText>
                          </w:r>
                        </w:del>
                      </w:p>
                      <w:p w:rsidR="00A333AB" w:rsidDel="001717E4" w:rsidRDefault="00A333AB" w:rsidP="001717E4">
                        <w:pPr>
                          <w:pStyle w:val="NormalWeb"/>
                          <w:spacing w:before="0" w:beforeAutospacing="0" w:after="0" w:afterAutospacing="0"/>
                          <w:rPr>
                            <w:del w:id="581" w:author="GUIZARD Maurice" w:date="2014-09-09T17:50:00Z"/>
                          </w:rPr>
                        </w:pPr>
                        <w:del w:id="582" w:author="GUIZARD Maurice" w:date="2014-09-09T17:50:00Z">
                          <w:r w:rsidDel="001717E4">
                            <w:rPr>
                              <w:rFonts w:asciiTheme="minorHAnsi" w:hAnsi="Calibri" w:cstheme="minorBidi"/>
                              <w:b/>
                              <w:bCs/>
                              <w:color w:val="000000" w:themeColor="text1"/>
                              <w:kern w:val="24"/>
                              <w:sz w:val="20"/>
                              <w:szCs w:val="20"/>
                            </w:rPr>
                            <w:delText>Envoi de message court (&lt; octet)</w:delText>
                          </w:r>
                        </w:del>
                      </w:p>
                      <w:p w:rsidR="00A333AB" w:rsidDel="001717E4" w:rsidRDefault="00A333AB" w:rsidP="001717E4">
                        <w:pPr>
                          <w:pStyle w:val="NormalWeb"/>
                          <w:spacing w:before="0" w:beforeAutospacing="0" w:after="0" w:afterAutospacing="0"/>
                          <w:rPr>
                            <w:del w:id="583" w:author="GUIZARD Maurice" w:date="2014-09-09T17:50:00Z"/>
                          </w:rPr>
                        </w:pPr>
                        <w:del w:id="584" w:author="GUIZARD Maurice" w:date="2014-09-09T17:50:00Z">
                          <w:r w:rsidDel="001717E4">
                            <w:rPr>
                              <w:rFonts w:asciiTheme="minorHAnsi" w:hAnsi="Calibri" w:cstheme="minorBidi"/>
                              <w:b/>
                              <w:bCs/>
                              <w:color w:val="000000" w:themeColor="text1"/>
                              <w:kern w:val="24"/>
                              <w:sz w:val="20"/>
                              <w:szCs w:val="20"/>
                            </w:rPr>
                            <w:delText>CRO : Compte Rendu Opérationnel</w:delText>
                          </w:r>
                        </w:del>
                      </w:p>
                      <w:p w:rsidR="00A333AB" w:rsidRDefault="00A333AB" w:rsidP="001717E4">
                        <w:pPr>
                          <w:pStyle w:val="NormalWeb"/>
                          <w:spacing w:before="0" w:beforeAutospacing="0" w:after="0" w:afterAutospacing="0"/>
                          <w:rPr>
                            <w:ins w:id="585" w:author="GUIZARD Maurice" w:date="2014-09-09T17:50:00Z"/>
                          </w:rPr>
                        </w:pPr>
                        <w:del w:id="586" w:author="GUIZARD Maurice" w:date="2014-09-09T17:50:00Z">
                          <w:r w:rsidDel="001717E4">
                            <w:rPr>
                              <w:rFonts w:asciiTheme="minorHAnsi" w:hAnsi="Calibri" w:cstheme="minorBidi"/>
                              <w:b/>
                              <w:bCs/>
                              <w:color w:val="000000" w:themeColor="text1"/>
                              <w:kern w:val="24"/>
                              <w:sz w:val="20"/>
                              <w:szCs w:val="20"/>
                            </w:rPr>
                            <w:delText>CRS : Compte Rendu de Signalement</w:delText>
                          </w:r>
                        </w:del>
                        <w:ins w:id="587" w:author="GUIZARD Maurice" w:date="2014-09-09T17:50:00Z">
                          <w:r w:rsidRPr="001717E4">
                            <w:rPr>
                              <w:rFonts w:asciiTheme="minorHAnsi" w:hAnsi="Calibri" w:cstheme="minorBidi"/>
                              <w:b/>
                              <w:bCs/>
                              <w:color w:val="000000" w:themeColor="text1"/>
                              <w:kern w:val="24"/>
                              <w:sz w:val="20"/>
                              <w:szCs w:val="20"/>
                            </w:rPr>
                            <w:t xml:space="preserve"> </w:t>
                          </w:r>
                          <w:r>
                            <w:rPr>
                              <w:rFonts w:asciiTheme="minorHAnsi" w:hAnsi="Calibri" w:cstheme="minorBidi"/>
                              <w:b/>
                              <w:bCs/>
                              <w:color w:val="000000" w:themeColor="text1"/>
                              <w:kern w:val="24"/>
                              <w:sz w:val="20"/>
                              <w:szCs w:val="20"/>
                            </w:rPr>
                            <w:t>Liaison Ethernet/TCPIP</w:t>
                          </w:r>
                        </w:ins>
                      </w:p>
                      <w:p w:rsidR="00A333AB" w:rsidRDefault="00A333AB" w:rsidP="001717E4">
                        <w:pPr>
                          <w:pStyle w:val="NormalWeb"/>
                          <w:spacing w:before="0" w:beforeAutospacing="0" w:after="0" w:afterAutospacing="0"/>
                          <w:rPr>
                            <w:ins w:id="588" w:author="GUIZARD Maurice" w:date="2014-09-09T17:50:00Z"/>
                          </w:rPr>
                        </w:pPr>
                        <w:ins w:id="589" w:author="GUIZARD Maurice" w:date="2014-09-09T17:50:00Z">
                          <w:r>
                            <w:rPr>
                              <w:rFonts w:asciiTheme="minorHAnsi" w:hAnsi="Calibri" w:cstheme="minorBidi"/>
                              <w:b/>
                              <w:bCs/>
                              <w:color w:val="000000" w:themeColor="text1"/>
                              <w:kern w:val="24"/>
                              <w:sz w:val="20"/>
                              <w:szCs w:val="20"/>
                            </w:rPr>
                            <w:t>Protocole imposé par Système TETRA</w:t>
                          </w:r>
                        </w:ins>
                      </w:p>
                      <w:p w:rsidR="00A333AB" w:rsidRDefault="00A333AB" w:rsidP="001717E4">
                        <w:pPr>
                          <w:pStyle w:val="NormalWeb"/>
                          <w:spacing w:before="0" w:beforeAutospacing="0" w:after="0" w:afterAutospacing="0"/>
                          <w:rPr>
                            <w:ins w:id="590" w:author="GUIZARD Maurice" w:date="2014-09-09T17:50:00Z"/>
                          </w:rPr>
                        </w:pPr>
                        <w:ins w:id="591" w:author="GUIZARD Maurice" w:date="2014-09-09T17:50:00Z">
                          <w:r>
                            <w:rPr>
                              <w:rFonts w:asciiTheme="minorHAnsi" w:hAnsi="Calibri" w:cstheme="minorBidi"/>
                              <w:b/>
                              <w:bCs/>
                              <w:color w:val="000000" w:themeColor="text1"/>
                              <w:kern w:val="24"/>
                              <w:sz w:val="20"/>
                              <w:szCs w:val="20"/>
                            </w:rPr>
                            <w:t>Envoi de message court (&lt; 100 octets)</w:t>
                          </w:r>
                        </w:ins>
                      </w:p>
                      <w:p w:rsidR="00A333AB" w:rsidRDefault="00A333AB" w:rsidP="001717E4">
                        <w:pPr>
                          <w:pStyle w:val="NormalWeb"/>
                          <w:spacing w:before="0" w:beforeAutospacing="0" w:after="0" w:afterAutospacing="0"/>
                          <w:rPr>
                            <w:ins w:id="592" w:author="GUIZARD Maurice" w:date="2014-09-09T17:50:00Z"/>
                          </w:rPr>
                        </w:pPr>
                        <w:ins w:id="593" w:author="GUIZARD Maurice" w:date="2014-09-09T17:50:00Z">
                          <w:r>
                            <w:rPr>
                              <w:rFonts w:asciiTheme="minorHAnsi" w:hAnsi="Calibri" w:cstheme="minorBidi"/>
                              <w:b/>
                              <w:bCs/>
                              <w:color w:val="000000" w:themeColor="text1"/>
                              <w:kern w:val="24"/>
                              <w:sz w:val="20"/>
                              <w:szCs w:val="20"/>
                            </w:rPr>
                            <w:t>CRO : Compte Rendu Opérationnel</w:t>
                          </w:r>
                        </w:ins>
                      </w:p>
                      <w:p w:rsidR="00A333AB" w:rsidRDefault="00A333AB" w:rsidP="001717E4">
                        <w:pPr>
                          <w:pStyle w:val="NormalWeb"/>
                          <w:spacing w:before="0" w:beforeAutospacing="0" w:after="0" w:afterAutospacing="0"/>
                          <w:rPr>
                            <w:ins w:id="594" w:author="GUIZARD Maurice" w:date="2014-09-09T17:50:00Z"/>
                          </w:rPr>
                        </w:pPr>
                        <w:ins w:id="595" w:author="GUIZARD Maurice" w:date="2014-09-09T17:50:00Z">
                          <w:r>
                            <w:rPr>
                              <w:rFonts w:asciiTheme="minorHAnsi" w:hAnsi="Calibri" w:cstheme="minorBidi"/>
                              <w:b/>
                              <w:bCs/>
                              <w:color w:val="000000" w:themeColor="text1"/>
                              <w:kern w:val="24"/>
                              <w:sz w:val="20"/>
                              <w:szCs w:val="20"/>
                            </w:rPr>
                            <w:t>CRS : Compte Rendu de Signalement</w:t>
                          </w:r>
                        </w:ins>
                      </w:p>
                      <w:p w:rsidR="00A333AB" w:rsidRDefault="00A333AB" w:rsidP="001717E4">
                        <w:pPr>
                          <w:pStyle w:val="NormalWeb"/>
                          <w:spacing w:before="0" w:beforeAutospacing="0" w:after="0" w:afterAutospacing="0"/>
                        </w:pPr>
                      </w:p>
                    </w:txbxContent>
                  </v:textbox>
                </v:shape>
              </w:pict>
            </mc:Fallback>
          </mc:AlternateContent>
        </w:r>
        <w:r w:rsidR="001717E4" w:rsidRPr="001717E4">
          <w:rPr>
            <w:noProof/>
          </w:rPr>
          <mc:AlternateContent>
            <mc:Choice Requires="wps">
              <w:drawing>
                <wp:anchor distT="0" distB="0" distL="114300" distR="114300" simplePos="0" relativeHeight="251673600" behindDoc="0" locked="0" layoutInCell="1" allowOverlap="1" wp14:anchorId="016B9538" wp14:editId="17482F28">
                  <wp:simplePos x="0" y="0"/>
                  <wp:positionH relativeFrom="column">
                    <wp:posOffset>3427095</wp:posOffset>
                  </wp:positionH>
                  <wp:positionV relativeFrom="paragraph">
                    <wp:posOffset>727710</wp:posOffset>
                  </wp:positionV>
                  <wp:extent cx="647700" cy="283210"/>
                  <wp:effectExtent l="0" t="0" r="19050" b="21590"/>
                  <wp:wrapNone/>
                  <wp:docPr id="232" name="Rectangle 15"/>
                  <wp:cNvGraphicFramePr/>
                  <a:graphic xmlns:a="http://schemas.openxmlformats.org/drawingml/2006/main">
                    <a:graphicData uri="http://schemas.microsoft.com/office/word/2010/wordprocessingShape">
                      <wps:wsp>
                        <wps:cNvSpPr/>
                        <wps:spPr>
                          <a:xfrm>
                            <a:off x="0" y="0"/>
                            <a:ext cx="647700" cy="283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1717E4">
                              <w:pPr>
                                <w:pStyle w:val="NormalWeb"/>
                                <w:spacing w:before="0" w:beforeAutospacing="0" w:after="0" w:afterAutospacing="0"/>
                                <w:jc w:val="center"/>
                              </w:pPr>
                              <w:r>
                                <w:rPr>
                                  <w:rFonts w:asciiTheme="minorHAnsi" w:hAnsi="Calibri" w:cstheme="minorBidi"/>
                                  <w:color w:val="FFFFFF" w:themeColor="light1"/>
                                  <w:kern w:val="24"/>
                                  <w:sz w:val="22"/>
                                  <w:szCs w:val="22"/>
                                </w:rPr>
                                <w:t>CCI011</w:t>
                              </w:r>
                            </w:p>
                          </w:txbxContent>
                        </wps:txbx>
                        <wps:bodyPr rtlCol="0" anchor="ctr"/>
                      </wps:wsp>
                    </a:graphicData>
                  </a:graphic>
                </wp:anchor>
              </w:drawing>
            </mc:Choice>
            <mc:Fallback>
              <w:pict>
                <v:rect id="Rectangle 15" o:spid="_x0000_s1164" style="position:absolute;margin-left:269.85pt;margin-top:57.3pt;width:51pt;height:22.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" fillcolor="#4f81bd [3204]" strokecolor="#243f60 [1604]" strokeweight="2pt">
                  <v:textbox>
                    <w:txbxContent>
                      <w:p w:rsidR="00A333AB" w:rsidRDefault="00A333AB" w:rsidP="001717E4">
                        <w:pPr>
                          <w:pStyle w:val="NormalWeb"/>
                          <w:spacing w:before="0" w:beforeAutospacing="0" w:after="0" w:afterAutospacing="0"/>
                          <w:jc w:val="center"/>
                        </w:pPr>
                        <w:r>
                          <w:rPr>
                            <w:rFonts w:asciiTheme="minorHAnsi" w:hAnsi="Calibri" w:cstheme="minorBidi"/>
                            <w:color w:val="FFFFFF" w:themeColor="light1"/>
                            <w:kern w:val="24"/>
                            <w:sz w:val="22"/>
                            <w:szCs w:val="22"/>
                          </w:rPr>
                          <w:t>CCI011</w:t>
                        </w:r>
                      </w:p>
                    </w:txbxContent>
                  </v:textbox>
                </v:rect>
              </w:pict>
            </mc:Fallback>
          </mc:AlternateContent>
        </w:r>
        <w:r w:rsidR="001717E4" w:rsidRPr="001717E4">
          <w:rPr>
            <w:noProof/>
          </w:rPr>
          <mc:AlternateContent>
            <mc:Choice Requires="wps">
              <w:drawing>
                <wp:anchor distT="0" distB="0" distL="114300" distR="114300" simplePos="0" relativeHeight="251671552" behindDoc="0" locked="0" layoutInCell="1" allowOverlap="1" wp14:anchorId="4745D2A5" wp14:editId="5CAEE35C">
                  <wp:simplePos x="0" y="0"/>
                  <wp:positionH relativeFrom="column">
                    <wp:posOffset>1031240</wp:posOffset>
                  </wp:positionH>
                  <wp:positionV relativeFrom="paragraph">
                    <wp:posOffset>904240</wp:posOffset>
                  </wp:positionV>
                  <wp:extent cx="2389505" cy="0"/>
                  <wp:effectExtent l="38100" t="76200" r="10795" b="114300"/>
                  <wp:wrapNone/>
                  <wp:docPr id="230" name="Connecteur droit avec flèche 13"/>
                  <wp:cNvGraphicFramePr/>
                  <a:graphic xmlns:a="http://schemas.openxmlformats.org/drawingml/2006/main">
                    <a:graphicData uri="http://schemas.microsoft.com/office/word/2010/wordprocessingShape">
                      <wps:wsp>
                        <wps:cNvCnPr/>
                        <wps:spPr>
                          <a:xfrm>
                            <a:off x="0" y="0"/>
                            <a:ext cx="2389505" cy="0"/>
                          </a:xfrm>
                          <a:prstGeom prst="straightConnector1">
                            <a:avLst/>
                          </a:prstGeom>
                          <a:ln>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3" o:spid="_x0000_s1026" type="#_x0000_t32" style="position:absolute;margin-left:81.2pt;margin-top:71.2pt;width:188.1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" strokecolor="#4579b8 [3044]">
                  <v:stroke startarrow="open" endarrow="open"/>
                </v:shape>
              </w:pict>
            </mc:Fallback>
          </mc:AlternateContent>
        </w:r>
        <w:r w:rsidR="001717E4" w:rsidRPr="001717E4">
          <w:rPr>
            <w:noProof/>
          </w:rPr>
          <mc:AlternateContent>
            <mc:Choice Requires="wps">
              <w:drawing>
                <wp:anchor distT="0" distB="0" distL="114300" distR="114300" simplePos="0" relativeHeight="251670528" behindDoc="0" locked="0" layoutInCell="1" allowOverlap="1" wp14:anchorId="3C5539BB" wp14:editId="2C9497B2">
                  <wp:simplePos x="0" y="0"/>
                  <wp:positionH relativeFrom="column">
                    <wp:posOffset>4075430</wp:posOffset>
                  </wp:positionH>
                  <wp:positionV relativeFrom="paragraph">
                    <wp:posOffset>869315</wp:posOffset>
                  </wp:positionV>
                  <wp:extent cx="1392555" cy="6985"/>
                  <wp:effectExtent l="38100" t="76200" r="0" b="107315"/>
                  <wp:wrapNone/>
                  <wp:docPr id="229" name="Connecteur droit avec flèche 12"/>
                  <wp:cNvGraphicFramePr/>
                  <a:graphic xmlns:a="http://schemas.openxmlformats.org/drawingml/2006/main">
                    <a:graphicData uri="http://schemas.microsoft.com/office/word/2010/wordprocessingShape">
                      <wps:wsp>
                        <wps:cNvCnPr/>
                        <wps:spPr>
                          <a:xfrm>
                            <a:off x="0" y="0"/>
                            <a:ext cx="1392555" cy="6985"/>
                          </a:xfrm>
                          <a:prstGeom prst="straightConnector1">
                            <a:avLst/>
                          </a:prstGeom>
                          <a:ln>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12" o:spid="_x0000_s1026" type="#_x0000_t32" style="position:absolute;margin-left:320.9pt;margin-top:68.45pt;width:109.65pt;height:.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" strokecolor="#4579b8 [3044]">
                  <v:stroke startarrow="open" endarrow="open"/>
                </v:shape>
              </w:pict>
            </mc:Fallback>
          </mc:AlternateContent>
        </w:r>
        <w:r w:rsidR="001717E4" w:rsidRPr="001717E4">
          <w:rPr>
            <w:noProof/>
          </w:rPr>
          <mc:AlternateContent>
            <mc:Choice Requires="wps">
              <w:drawing>
                <wp:anchor distT="0" distB="0" distL="114300" distR="114300" simplePos="0" relativeHeight="251669504" behindDoc="0" locked="0" layoutInCell="1" allowOverlap="1" wp14:anchorId="5B8C5C8E" wp14:editId="32C7AC12">
                  <wp:simplePos x="0" y="0"/>
                  <wp:positionH relativeFrom="column">
                    <wp:posOffset>5467985</wp:posOffset>
                  </wp:positionH>
                  <wp:positionV relativeFrom="paragraph">
                    <wp:posOffset>734695</wp:posOffset>
                  </wp:positionV>
                  <wp:extent cx="647700" cy="283210"/>
                  <wp:effectExtent l="0" t="0" r="19050" b="21590"/>
                  <wp:wrapNone/>
                  <wp:docPr id="228" name="Rectangle 11"/>
                  <wp:cNvGraphicFramePr/>
                  <a:graphic xmlns:a="http://schemas.openxmlformats.org/drawingml/2006/main">
                    <a:graphicData uri="http://schemas.microsoft.com/office/word/2010/wordprocessingShape">
                      <wps:wsp>
                        <wps:cNvSpPr/>
                        <wps:spPr>
                          <a:xfrm>
                            <a:off x="0" y="0"/>
                            <a:ext cx="647700" cy="2832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3AB" w:rsidRDefault="00A333AB" w:rsidP="001717E4">
                              <w:pPr>
                                <w:pStyle w:val="NormalWeb"/>
                                <w:spacing w:before="0" w:beforeAutospacing="0" w:after="0" w:afterAutospacing="0"/>
                                <w:jc w:val="center"/>
                              </w:pPr>
                              <w:r>
                                <w:rPr>
                                  <w:rFonts w:asciiTheme="minorHAnsi" w:hAnsi="Calibri" w:cstheme="minorBidi"/>
                                  <w:color w:val="FFFFFF" w:themeColor="light1"/>
                                  <w:kern w:val="24"/>
                                  <w:sz w:val="22"/>
                                  <w:szCs w:val="22"/>
                                </w:rPr>
                                <w:t>CUC012</w:t>
                              </w:r>
                            </w:p>
                          </w:txbxContent>
                        </wps:txbx>
                        <wps:bodyPr rtlCol="0" anchor="ctr"/>
                      </wps:wsp>
                    </a:graphicData>
                  </a:graphic>
                </wp:anchor>
              </w:drawing>
            </mc:Choice>
            <mc:Fallback>
              <w:pict>
                <v:rect id="Rectangle 11" o:spid="_x0000_s1165" style="position:absolute;margin-left:430.55pt;margin-top:57.85pt;width:51pt;height:22.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" fillcolor="#4f81bd [3204]" strokecolor="#243f60 [1604]" strokeweight="2pt">
                  <v:textbox>
                    <w:txbxContent>
                      <w:p w:rsidR="00A333AB" w:rsidRDefault="00A333AB" w:rsidP="001717E4">
                        <w:pPr>
                          <w:pStyle w:val="NormalWeb"/>
                          <w:spacing w:before="0" w:beforeAutospacing="0" w:after="0" w:afterAutospacing="0"/>
                          <w:jc w:val="center"/>
                        </w:pPr>
                        <w:r>
                          <w:rPr>
                            <w:rFonts w:asciiTheme="minorHAnsi" w:hAnsi="Calibri" w:cstheme="minorBidi"/>
                            <w:color w:val="FFFFFF" w:themeColor="light1"/>
                            <w:kern w:val="24"/>
                            <w:sz w:val="22"/>
                            <w:szCs w:val="22"/>
                          </w:rPr>
                          <w:t>CUC012</w:t>
                        </w:r>
                      </w:p>
                    </w:txbxContent>
                  </v:textbox>
                </v:rect>
              </w:pict>
            </mc:Fallback>
          </mc:AlternateContent>
        </w:r>
        <w:r w:rsidR="001717E4" w:rsidRPr="001717E4">
          <w:rPr>
            <w:noProof/>
          </w:rPr>
          <mc:AlternateContent>
            <mc:Choice Requires="wps">
              <w:drawing>
                <wp:anchor distT="0" distB="0" distL="114300" distR="114300" simplePos="0" relativeHeight="251668480" behindDoc="0" locked="0" layoutInCell="1" allowOverlap="1" wp14:anchorId="31210B60" wp14:editId="5BBE3DBC">
                  <wp:simplePos x="0" y="0"/>
                  <wp:positionH relativeFrom="column">
                    <wp:posOffset>3421380</wp:posOffset>
                  </wp:positionH>
                  <wp:positionV relativeFrom="paragraph">
                    <wp:posOffset>82550</wp:posOffset>
                  </wp:positionV>
                  <wp:extent cx="2691765" cy="1329055"/>
                  <wp:effectExtent l="57150" t="38100" r="70485" b="99695"/>
                  <wp:wrapNone/>
                  <wp:docPr id="227" name="Rectangle 10"/>
                  <wp:cNvGraphicFramePr/>
                  <a:graphic xmlns:a="http://schemas.openxmlformats.org/drawingml/2006/main">
                    <a:graphicData uri="http://schemas.microsoft.com/office/word/2010/wordprocessingShape">
                      <wps:wsp>
                        <wps:cNvSpPr/>
                        <wps:spPr>
                          <a:xfrm>
                            <a:off x="0" y="0"/>
                            <a:ext cx="2691765" cy="1329055"/>
                          </a:xfrm>
                          <a:prstGeom prst="rect">
                            <a:avLst/>
                          </a:prstGeom>
                        </wps:spPr>
                        <wps:style>
                          <a:lnRef idx="1">
                            <a:schemeClr val="accent3"/>
                          </a:lnRef>
                          <a:fillRef idx="2">
                            <a:schemeClr val="accent3"/>
                          </a:fillRef>
                          <a:effectRef idx="1">
                            <a:schemeClr val="accent3"/>
                          </a:effectRef>
                          <a:fontRef idx="minor">
                            <a:schemeClr val="dk1"/>
                          </a:fontRef>
                        </wps:style>
                        <wps:bodyPr rtlCol="0" anchor="ctr"/>
                      </wps:wsp>
                    </a:graphicData>
                  </a:graphic>
                </wp:anchor>
              </w:drawing>
            </mc:Choice>
            <mc:Fallback>
              <w:pict>
                <v:rect id="Rectangle 10" o:spid="_x0000_s1026" style="position:absolute;margin-left:269.4pt;margin-top:6.5pt;width:211.95pt;height:10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" fillcolor="#cdddac [1622]" strokecolor="#94b64e [3046]">
                  <v:fill color2="#f0f4e6 [502]" rotate="t" angle="180" colors="0 #dafda7;22938f #e4fdc2;1 #f5ffe6" focus="100%" type="gradient"/>
                  <v:shadow on="t" color="black" opacity="24903f" origin=",.5" offset="0,.55556mm"/>
                </v:rect>
              </w:pict>
            </mc:Fallback>
          </mc:AlternateContent>
        </w:r>
        <w:r w:rsidR="001717E4" w:rsidRPr="001717E4">
          <w:rPr>
            <w:noProof/>
          </w:rPr>
          <mc:AlternateContent>
            <mc:Choice Requires="wps">
              <w:drawing>
                <wp:anchor distT="0" distB="0" distL="114300" distR="114300" simplePos="0" relativeHeight="251667456" behindDoc="0" locked="0" layoutInCell="1" allowOverlap="1" wp14:anchorId="2C5349A9" wp14:editId="123DB59C">
                  <wp:simplePos x="0" y="0"/>
                  <wp:positionH relativeFrom="column">
                    <wp:posOffset>109220</wp:posOffset>
                  </wp:positionH>
                  <wp:positionV relativeFrom="paragraph">
                    <wp:posOffset>82550</wp:posOffset>
                  </wp:positionV>
                  <wp:extent cx="922628" cy="1353340"/>
                  <wp:effectExtent l="0" t="0" r="11430" b="18415"/>
                  <wp:wrapNone/>
                  <wp:docPr id="226" name="Rectangle 9"/>
                  <wp:cNvGraphicFramePr/>
                  <a:graphic xmlns:a="http://schemas.openxmlformats.org/drawingml/2006/main">
                    <a:graphicData uri="http://schemas.microsoft.com/office/word/2010/wordprocessingShape">
                      <wps:wsp>
                        <wps:cNvSpPr/>
                        <wps:spPr>
                          <a:xfrm>
                            <a:off x="0" y="0"/>
                            <a:ext cx="922628" cy="13533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333AB" w:rsidRDefault="00A333AB" w:rsidP="001717E4">
                              <w:pPr>
                                <w:pStyle w:val="NormalWeb"/>
                                <w:spacing w:before="0" w:beforeAutospacing="0" w:after="0" w:afterAutospacing="0"/>
                                <w:jc w:val="center"/>
                              </w:pPr>
                              <w:r>
                                <w:rPr>
                                  <w:rFonts w:asciiTheme="minorHAnsi" w:hAnsi="Calibri" w:cstheme="minorBidi"/>
                                  <w:color w:val="000000" w:themeColor="dark1"/>
                                  <w:kern w:val="24"/>
                                  <w:sz w:val="32"/>
                                  <w:szCs w:val="32"/>
                                </w:rPr>
                                <w:t>Système TETRA  Bord</w:t>
                              </w:r>
                            </w:p>
                          </w:txbxContent>
                        </wps:txbx>
                        <wps:bodyPr rtlCol="0" anchor="ctr"/>
                      </wps:wsp>
                    </a:graphicData>
                  </a:graphic>
                </wp:anchor>
              </w:drawing>
            </mc:Choice>
            <mc:Fallback>
              <w:pict>
                <v:rect id="_x0000_s1166" style="position:absolute;margin-left:8.6pt;margin-top:6.5pt;width:72.65pt;height:106.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" fillcolor="white [3201]" strokecolor="red" strokeweight="2pt">
                  <v:textbox>
                    <w:txbxContent>
                      <w:p w:rsidR="00A333AB" w:rsidRDefault="00A333AB" w:rsidP="001717E4">
                        <w:pPr>
                          <w:pStyle w:val="NormalWeb"/>
                          <w:spacing w:before="0" w:beforeAutospacing="0" w:after="0" w:afterAutospacing="0"/>
                          <w:jc w:val="center"/>
                        </w:pPr>
                        <w:r>
                          <w:rPr>
                            <w:rFonts w:asciiTheme="minorHAnsi" w:hAnsi="Calibri" w:cstheme="minorBidi"/>
                            <w:color w:val="000000" w:themeColor="dark1"/>
                            <w:kern w:val="24"/>
                            <w:sz w:val="32"/>
                            <w:szCs w:val="32"/>
                          </w:rPr>
                          <w:t>Système TETRA  Bord</w:t>
                        </w:r>
                      </w:p>
                    </w:txbxContent>
                  </v:textbox>
                </v:rect>
              </w:pict>
            </mc:Fallback>
          </mc:AlternateContent>
        </w:r>
      </w:ins>
    </w:p>
    <w:p w:rsidR="001717E4" w:rsidRPr="001717E4" w:rsidRDefault="001717E4" w:rsidP="001717E4">
      <w:pPr>
        <w:pStyle w:val="Textestandard"/>
        <w:sectPr w:rsidR="001717E4" w:rsidRPr="001717E4" w:rsidSect="0076523B">
          <w:footerReference w:type="default" r:id="rId25"/>
          <w:pgSz w:w="11906" w:h="16838" w:code="9"/>
          <w:pgMar w:top="2268" w:right="851" w:bottom="1134" w:left="1418" w:header="567" w:footer="0" w:gutter="0"/>
          <w:cols w:space="708"/>
          <w:docGrid w:linePitch="360"/>
        </w:sectPr>
      </w:pPr>
    </w:p>
    <w:p w:rsidR="00AD3A6D" w:rsidRDefault="0076523B" w:rsidP="00AD3A6D">
      <w:pPr>
        <w:pStyle w:val="Titre1"/>
      </w:pPr>
      <w:bookmarkStart w:id="596" w:name="_Toc398632664"/>
      <w:r>
        <w:t>Interfaces internes du PAnier PA</w:t>
      </w:r>
      <w:bookmarkEnd w:id="596"/>
    </w:p>
    <w:p w:rsidR="00AD3A6D" w:rsidRDefault="0076523B" w:rsidP="00B144BE">
      <w:pPr>
        <w:jc w:val="center"/>
        <w:rPr>
          <w:ins w:id="597" w:author="GUIZARD Maurice" w:date="2014-09-13T09:33:00Z"/>
          <w:noProof/>
        </w:rPr>
      </w:pPr>
      <w:r>
        <w:t xml:space="preserve"> </w:t>
      </w:r>
      <w:ins w:id="598" w:author="GUIZARD Maurice" w:date="2014-09-13T09:29:00Z">
        <w:r w:rsidR="00AD3A6D">
          <w:rPr>
            <w:noProof/>
          </w:rPr>
          <w:drawing>
            <wp:inline distT="0" distB="0" distL="0" distR="0" wp14:anchorId="015B8817" wp14:editId="2F807AE0">
              <wp:extent cx="6970991" cy="4667534"/>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97206" cy="4685087"/>
                      </a:xfrm>
                      <a:prstGeom prst="rect">
                        <a:avLst/>
                      </a:prstGeom>
                      <a:noFill/>
                    </pic:spPr>
                  </pic:pic>
                </a:graphicData>
              </a:graphic>
            </wp:inline>
          </w:drawing>
        </w:r>
      </w:ins>
    </w:p>
    <w:p w:rsidR="0076523B" w:rsidRPr="00CB2819" w:rsidRDefault="00AD3A6D" w:rsidP="00B144BE">
      <w:pPr>
        <w:spacing w:before="120"/>
        <w:sectPr w:rsidR="0076523B" w:rsidRPr="00CB2819" w:rsidSect="00AD3A6D">
          <w:footerReference w:type="default" r:id="rId27"/>
          <w:pgSz w:w="16838" w:h="11906" w:orient="landscape" w:code="9"/>
          <w:pgMar w:top="1986" w:right="851" w:bottom="1134" w:left="1418" w:header="567" w:footer="0" w:gutter="0"/>
          <w:cols w:space="708"/>
          <w:docGrid w:linePitch="360"/>
        </w:sectPr>
      </w:pPr>
      <w:ins w:id="599" w:author="GUIZARD Maurice" w:date="2014-09-13T09:33:00Z">
        <w:r>
          <w:rPr>
            <w:noProof/>
          </w:rPr>
          <w:t xml:space="preserve">Nota : Le traitement des balises </w:t>
        </w:r>
      </w:ins>
      <w:ins w:id="600" w:author="GUIZARD Maurice" w:date="2014-09-13T09:34:00Z">
        <w:r>
          <w:rPr>
            <w:noProof/>
          </w:rPr>
          <w:t>s’effectue directement au travers des cartes CIN et CMR, c’est la conception classique des ATO ALSTOM sur SACEM. La TC SACEM sera traité</w:t>
        </w:r>
      </w:ins>
      <w:ins w:id="601" w:author="GUIZARD Maurice" w:date="2014-09-15T10:52:00Z">
        <w:r w:rsidR="006866DD">
          <w:rPr>
            <w:noProof/>
          </w:rPr>
          <w:t>e</w:t>
        </w:r>
      </w:ins>
      <w:ins w:id="602" w:author="GUIZARD Maurice" w:date="2014-09-13T09:34:00Z">
        <w:r>
          <w:rPr>
            <w:noProof/>
          </w:rPr>
          <w:t xml:space="preserve"> au niveau matériel par la carte CIN </w:t>
        </w:r>
      </w:ins>
      <w:ins w:id="603" w:author="GUIZARD Maurice" w:date="2014-09-13T09:37:00Z">
        <w:r>
          <w:rPr>
            <w:noProof/>
          </w:rPr>
          <w:t>mais pas au niveau logiciel ATO, l</w:t>
        </w:r>
      </w:ins>
      <w:ins w:id="604" w:author="GUIZARD Maurice" w:date="2014-09-13T09:38:00Z">
        <w:r>
          <w:rPr>
            <w:noProof/>
          </w:rPr>
          <w:t>’analyse de début de projet statura sur l</w:t>
        </w:r>
      </w:ins>
      <w:ins w:id="605" w:author="GUIZARD Maurice" w:date="2014-09-13T09:39:00Z">
        <w:r>
          <w:rPr>
            <w:noProof/>
          </w:rPr>
          <w:t xml:space="preserve">’intérêt </w:t>
        </w:r>
      </w:ins>
      <w:ins w:id="606" w:author="GUIZARD Maurice" w:date="2014-09-13T09:40:00Z">
        <w:r w:rsidR="00704FD6">
          <w:rPr>
            <w:noProof/>
          </w:rPr>
          <w:t>du décomptage.</w:t>
        </w:r>
      </w:ins>
    </w:p>
    <w:p w:rsidR="001C6A95" w:rsidRDefault="001C6A95" w:rsidP="00AD3A6D">
      <w:pPr>
        <w:pStyle w:val="Titre1"/>
      </w:pPr>
      <w:bookmarkStart w:id="607" w:name="_Toc388020320"/>
      <w:bookmarkStart w:id="608" w:name="_Toc398632665"/>
      <w:r>
        <w:t>Capacité a modeliser les trains</w:t>
      </w:r>
      <w:bookmarkEnd w:id="607"/>
      <w:bookmarkEnd w:id="608"/>
    </w:p>
    <w:p w:rsidR="001C6A95" w:rsidRDefault="001C6A95" w:rsidP="000755C2">
      <w:pPr>
        <w:pStyle w:val="Textestandard"/>
      </w:pPr>
      <w:r>
        <w:t xml:space="preserve">Un modèle de trains est exploité dans les activités de réglage du pilotage automatique. Il est développé sous </w:t>
      </w:r>
      <w:r w:rsidRPr="00737940">
        <w:rPr>
          <w:b/>
          <w:i/>
        </w:rPr>
        <w:t>Matlab-Simulink</w:t>
      </w:r>
      <w:r>
        <w:t xml:space="preserve">  et un bloc exécutable peut être généré.</w:t>
      </w:r>
    </w:p>
    <w:p w:rsidR="001C6A95" w:rsidRDefault="001C6A95" w:rsidP="000755C2">
      <w:pPr>
        <w:pStyle w:val="Textestandard"/>
      </w:pPr>
      <w:r>
        <w:t xml:space="preserve">Grâce au module « Real Time Embedded Coder » de l’outil Matlab, ce modèle a été traduit sous forme de « librairie » et a été intégré aux bancs de simulation de type FIVP du programme </w:t>
      </w:r>
      <w:proofErr w:type="spellStart"/>
      <w:r>
        <w:t>Urbalis</w:t>
      </w:r>
      <w:proofErr w:type="spellEnd"/>
      <w:r>
        <w:t xml:space="preserve"> 400.</w:t>
      </w:r>
    </w:p>
    <w:p w:rsidR="001C6A95" w:rsidRDefault="001C6A95" w:rsidP="000755C2">
      <w:pPr>
        <w:pStyle w:val="Textestandard"/>
      </w:pPr>
      <w:r>
        <w:t>Le modèle est enrichi à partir des diverses expériences ALSTOM : train à commande continue, train à commande à crans, trains à moteur linéaire, trains fer, trains pneu …</w:t>
      </w:r>
    </w:p>
    <w:p w:rsidR="001C6A95" w:rsidRDefault="001C6A95" w:rsidP="000755C2">
      <w:pPr>
        <w:pStyle w:val="Textestandard"/>
      </w:pPr>
      <w:r>
        <w:t>Un modèle de train est défini pour un type de train donné dans une composition donnée. Un modèle est donc développé pour chaque type de train et pour chaque composition.</w:t>
      </w:r>
    </w:p>
    <w:p w:rsidR="001C6A95" w:rsidRDefault="001C6A95" w:rsidP="000755C2">
      <w:pPr>
        <w:pStyle w:val="Textestandard"/>
        <w:rPr>
          <w:ins w:id="609" w:author="GUIZARD Maurice" w:date="2014-09-02T20:08:00Z"/>
        </w:rPr>
      </w:pPr>
      <w:r>
        <w:t>Le paramétrage des modèles de train est réalisé au moyen de tests dont le principe est décrit dans le paragraphe suivant.</w:t>
      </w:r>
    </w:p>
    <w:p w:rsidR="00EC596B" w:rsidRDefault="00EC596B" w:rsidP="000755C2">
      <w:pPr>
        <w:pStyle w:val="Textestandard"/>
      </w:pPr>
      <w:ins w:id="610" w:author="GUIZARD Maurice" w:date="2014-09-02T20:08:00Z">
        <w:r w:rsidRPr="00EC596B">
          <w:t>Par la nature du système MR+SACEM existant, la composition du train n’est pas entièrement déterminée. Le type du train de tête est connu par son numéro de train inscrit dans le message PA-DAM, mais en UM nous ne connaitrons pas le type du  train de queue. Lors de l’établissement des modèles trains en UM, le modèle retenu sera le plus péjorant.</w:t>
        </w:r>
      </w:ins>
    </w:p>
    <w:p w:rsidR="001C6A95" w:rsidRPr="006A3352" w:rsidRDefault="00A333AB" w:rsidP="000039A0">
      <w:pPr>
        <w:pStyle w:val="Titre2"/>
      </w:pPr>
      <w:bookmarkStart w:id="611" w:name="_Toc388020321"/>
      <w:bookmarkStart w:id="612" w:name="_Toc398632666"/>
      <w:ins w:id="613" w:author="DECOOPMAN Alexandre" w:date="2014-09-16T12:15:00Z">
        <w:r>
          <w:t xml:space="preserve"> </w:t>
        </w:r>
      </w:ins>
      <w:r w:rsidR="001C6A95">
        <w:t>Quelques définitions</w:t>
      </w:r>
      <w:bookmarkEnd w:id="611"/>
      <w:bookmarkEnd w:id="612"/>
      <w:r w:rsidR="001C6A95">
        <w:t xml:space="preserve"> </w:t>
      </w:r>
    </w:p>
    <w:p w:rsidR="001C6A95" w:rsidRDefault="001C6A95" w:rsidP="000755C2">
      <w:pPr>
        <w:pStyle w:val="Textestandard"/>
      </w:pPr>
      <w:r w:rsidRPr="00737940">
        <w:rPr>
          <w:i/>
          <w:u w:val="single"/>
        </w:rPr>
        <w:t>Commande en boucle ouverte</w:t>
      </w:r>
      <w:r w:rsidRPr="00737940">
        <w:rPr>
          <w:u w:val="single"/>
        </w:rPr>
        <w:t> :</w:t>
      </w:r>
      <w:r>
        <w:t xml:space="preserve"> C’est une sollicitation du train sans rétroaction (ou asservissement) du système de commande.</w:t>
      </w:r>
      <w:ins w:id="614" w:author="GUIZARD Maurice" w:date="2014-09-02T14:53:00Z">
        <w:r w:rsidR="00AF129A" w:rsidRPr="00AF129A">
          <w:t xml:space="preserve"> </w:t>
        </w:r>
        <w:r w:rsidR="00AF129A">
          <w:t>(C’est un mode spécial du logiciel ATO qui nécessite d’être protégé par un SACEM actif)</w:t>
        </w:r>
      </w:ins>
    </w:p>
    <w:p w:rsidR="001C6A95" w:rsidRDefault="001C6A95" w:rsidP="000755C2">
      <w:pPr>
        <w:pStyle w:val="Textestandard"/>
      </w:pPr>
      <w:r w:rsidRPr="00737940">
        <w:rPr>
          <w:i/>
          <w:u w:val="single"/>
        </w:rPr>
        <w:t>Séquence de test ou test de caractérisation</w:t>
      </w:r>
      <w:r>
        <w:t> : c’est une suite de commandes en boucle ouverte.</w:t>
      </w:r>
    </w:p>
    <w:p w:rsidR="001C6A95" w:rsidRDefault="001C6A95" w:rsidP="000755C2">
      <w:pPr>
        <w:pStyle w:val="Textestandard"/>
      </w:pPr>
      <w:r w:rsidRPr="00737940">
        <w:rPr>
          <w:i/>
          <w:u w:val="single"/>
        </w:rPr>
        <w:t>Le comportement ou caractéristique statiques du train</w:t>
      </w:r>
      <w:r>
        <w:t> : est défini par une valeur d’effort ou d’accélération en réponse à une valeur constante de la commande du train. Par exemple, à une valeur de commande en accélération de 50% correspond une accélération de 0.5m/s².</w:t>
      </w:r>
    </w:p>
    <w:p w:rsidR="001C6A95" w:rsidRDefault="001C6A95" w:rsidP="000755C2">
      <w:pPr>
        <w:pStyle w:val="Textestandard"/>
      </w:pPr>
      <w:r w:rsidRPr="00737940">
        <w:rPr>
          <w:i/>
          <w:u w:val="single"/>
        </w:rPr>
        <w:t>Identification du modèle du train</w:t>
      </w:r>
      <w:r>
        <w:t> : cela correspond à la détermination du comportement ou des caractéristiques dynamiques du train. Les paramètres identifiés sont les retards et les temps de réaction du train à une commande.</w:t>
      </w:r>
    </w:p>
    <w:p w:rsidR="001C6A95" w:rsidRDefault="001C6A95" w:rsidP="000755C2">
      <w:pPr>
        <w:pStyle w:val="Textestandard"/>
      </w:pPr>
      <w:r w:rsidRPr="00737940">
        <w:rPr>
          <w:i/>
          <w:u w:val="single"/>
        </w:rPr>
        <w:t>Le retard</w:t>
      </w:r>
      <w:r>
        <w:t> : il correspond au temps entre l’application de la commande et le début de réaction du train. Le temps de réponse correspond au temps compris entre le début de réaction et la fin de réaction du train. La figure ci-dessous présente une image de ces 2 notions.</w:t>
      </w:r>
    </w:p>
    <w:p w:rsidR="001C6A95" w:rsidRDefault="0052415C" w:rsidP="001C6A95">
      <w:pPr>
        <w:pStyle w:val="Figure"/>
      </w:pPr>
      <w:r>
        <w:object w:dxaOrig="7199" w:dyaOrig="5401">
          <v:shape id="_x0000_i1026" type="#_x0000_t75" style="width:362.1pt;height:216.3pt" o:ole="" o:bordertopcolor="this" o:borderleftcolor="this" o:borderbottomcolor="this" o:borderrightcolor="this">
            <v:imagedata r:id="rId28" o:title="" cropbottom="19880f" cropright="8206f"/>
            <w10:bordertop type="single" width="4"/>
            <w10:borderleft type="single" width="4"/>
            <w10:borderbottom type="single" width="4"/>
            <w10:borderright type="single" width="4"/>
          </v:shape>
          <o:OLEObject Type="Embed" ProgID="PowerPoint.Slide.12" ShapeID="_x0000_i1026" DrawAspect="Content" ObjectID="_1479213158" r:id="rId29"/>
        </w:object>
      </w:r>
    </w:p>
    <w:p w:rsidR="001C6A95" w:rsidRPr="004F040E" w:rsidRDefault="001C6A95" w:rsidP="001A72EC">
      <w:pPr>
        <w:pStyle w:val="Titredefigure"/>
        <w:rPr>
          <w:lang w:val="fr-FR"/>
        </w:rPr>
      </w:pPr>
      <w:bookmarkStart w:id="615" w:name="_Toc398632683"/>
      <w:r w:rsidRPr="004F040E">
        <w:rPr>
          <w:lang w:val="fr-FR"/>
        </w:rPr>
        <w:t>Définition du retard et du temps de réponse</w:t>
      </w:r>
      <w:bookmarkEnd w:id="615"/>
    </w:p>
    <w:p w:rsidR="001C6A95" w:rsidRDefault="001C6A95" w:rsidP="000755C2">
      <w:pPr>
        <w:pStyle w:val="Textestandard"/>
      </w:pPr>
      <w:r>
        <w:t>Le temps de réponse peut être linéaire ou non. La modélisation tient compte de cet aspect.</w:t>
      </w:r>
    </w:p>
    <w:p w:rsidR="001C6A95" w:rsidRPr="006A3352" w:rsidRDefault="00155783" w:rsidP="000039A0">
      <w:pPr>
        <w:pStyle w:val="Titre2"/>
      </w:pPr>
      <w:bookmarkStart w:id="616" w:name="_Toc388020322"/>
      <w:bookmarkStart w:id="617" w:name="_Toc398632667"/>
      <w:ins w:id="618" w:author="DECOOPMAN Alexandre" w:date="2014-09-16T12:17:00Z">
        <w:r>
          <w:t xml:space="preserve"> </w:t>
        </w:r>
      </w:ins>
      <w:r w:rsidR="001C6A95">
        <w:t>Configuration des tests de caractérisation</w:t>
      </w:r>
      <w:bookmarkEnd w:id="616"/>
      <w:bookmarkEnd w:id="617"/>
    </w:p>
    <w:p w:rsidR="001C6A95" w:rsidRDefault="001C6A95" w:rsidP="000755C2">
      <w:pPr>
        <w:pStyle w:val="Textestandard"/>
      </w:pPr>
      <w:r>
        <w:t>Comme les tests de caractérisation sont des tests en boucle ouverte, ils sont réalisés en mode de conduite supervisé par l’ATP (le SACEM).</w:t>
      </w:r>
    </w:p>
    <w:p w:rsidR="001C6A95" w:rsidRDefault="001C6A95" w:rsidP="000755C2">
      <w:pPr>
        <w:pStyle w:val="Textestandard"/>
      </w:pPr>
      <w:r>
        <w:t>Les tests sont faits dans une configuration nominale et dans des configurations « dégradées », c’est-à-dire en isolant une, 2 ou 3 voitures dans un train. Cette étape est faite en respectant les préconisations du fournisseur de matériel roulant et de l’opérateur.</w:t>
      </w:r>
    </w:p>
    <w:p w:rsidR="001C6A95" w:rsidRDefault="00A333AB" w:rsidP="000039A0">
      <w:pPr>
        <w:pStyle w:val="Titre2"/>
        <w:rPr>
          <w:ins w:id="619" w:author="GUIZARD Maurice" w:date="2014-09-02T14:53:00Z"/>
        </w:rPr>
      </w:pPr>
      <w:bookmarkStart w:id="620" w:name="_Toc388020323"/>
      <w:bookmarkStart w:id="621" w:name="_Toc398632668"/>
      <w:r>
        <w:t xml:space="preserve"> </w:t>
      </w:r>
      <w:r w:rsidR="001C6A95">
        <w:t>Construction du modèle</w:t>
      </w:r>
      <w:bookmarkEnd w:id="620"/>
      <w:bookmarkEnd w:id="621"/>
    </w:p>
    <w:p w:rsidR="00AF129A" w:rsidRPr="00282DEC" w:rsidDel="00282DEC" w:rsidRDefault="00DE6F09" w:rsidP="00155783">
      <w:pPr>
        <w:pStyle w:val="Textestandard"/>
        <w:rPr>
          <w:del w:id="622" w:author="Unknown"/>
        </w:rPr>
      </w:pPr>
      <w:bookmarkStart w:id="623" w:name="_Toc398632669"/>
      <w:ins w:id="624" w:author="GUIZARD Maurice" w:date="2014-09-02T19:03:00Z">
        <w:r w:rsidRPr="00282DEC">
          <w:t>La durée classique pour la construction d’un modèle train varie de 4 à 6 nuits sur 2 semaines pour un type de train et de 2 à 4 nuits par configuration pour les configurations multiples.</w:t>
        </w:r>
      </w:ins>
      <w:bookmarkEnd w:id="623"/>
    </w:p>
    <w:p w:rsidR="00282DEC" w:rsidRPr="00282DEC" w:rsidRDefault="00282DEC" w:rsidP="00F4214C">
      <w:pPr>
        <w:pStyle w:val="Textestandard"/>
        <w:rPr>
          <w:ins w:id="625" w:author="GUIZARD Maurice" w:date="2014-09-02T20:12:00Z"/>
        </w:rPr>
      </w:pPr>
    </w:p>
    <w:p w:rsidR="001C6A95" w:rsidRPr="00F91FBC" w:rsidRDefault="001C6A95" w:rsidP="00FA4FC0">
      <w:pPr>
        <w:pStyle w:val="Titre3"/>
      </w:pPr>
      <w:bookmarkStart w:id="626" w:name="_Toc388020324"/>
      <w:bookmarkStart w:id="627" w:name="_Toc398632670"/>
      <w:r>
        <w:t>Caractéristique statique</w:t>
      </w:r>
      <w:bookmarkEnd w:id="626"/>
      <w:bookmarkEnd w:id="627"/>
    </w:p>
    <w:p w:rsidR="001C6A95" w:rsidRDefault="001C6A95" w:rsidP="000755C2">
      <w:pPr>
        <w:pStyle w:val="Textestandard"/>
      </w:pPr>
      <w:r>
        <w:t>Des séquences de tests à commande de traction ou de freinage constante sont définies. Les séquences de tests sont lancées pour plusieurs niveaux de traction et de freinage, ce à différentes vitesses.</w:t>
      </w:r>
    </w:p>
    <w:p w:rsidR="001C6A95" w:rsidRDefault="001C6A95" w:rsidP="000755C2">
      <w:pPr>
        <w:pStyle w:val="Textestandard"/>
      </w:pPr>
      <w:r>
        <w:t>L’objectif est de définir une loi, qui fat correspondre un niveau d’effort à une commande donnée et à une vitesse donnée.</w:t>
      </w:r>
    </w:p>
    <w:p w:rsidR="001C6A95" w:rsidRDefault="001C6A95" w:rsidP="000755C2">
      <w:pPr>
        <w:pStyle w:val="Textestandard"/>
      </w:pPr>
      <w:r>
        <w:t xml:space="preserve">Parmi les tests remarquables, on note un test à niveau de commande minimal et un autre </w:t>
      </w:r>
      <w:proofErr w:type="spellStart"/>
      <w:r>
        <w:t>etst</w:t>
      </w:r>
      <w:proofErr w:type="spellEnd"/>
      <w:r>
        <w:t xml:space="preserve"> à niveau de commande maximal.</w:t>
      </w:r>
    </w:p>
    <w:p w:rsidR="001C6A95" w:rsidRPr="00F91FBC" w:rsidRDefault="001C6A95" w:rsidP="00FA4FC0">
      <w:pPr>
        <w:pStyle w:val="Titre3"/>
      </w:pPr>
      <w:bookmarkStart w:id="628" w:name="_Toc388020325"/>
      <w:bookmarkStart w:id="629" w:name="_Toc398632671"/>
      <w:r>
        <w:t>Caractéristique dynamique</w:t>
      </w:r>
      <w:bookmarkEnd w:id="628"/>
      <w:bookmarkEnd w:id="629"/>
    </w:p>
    <w:p w:rsidR="001C6A95" w:rsidRDefault="001C6A95" w:rsidP="000755C2">
      <w:pPr>
        <w:pStyle w:val="Textestandard"/>
      </w:pPr>
      <w:r>
        <w:t>Différents types de séquences de commandes sont définies à la fois pour la traction et le freinage, à différentes vitesses.</w:t>
      </w:r>
    </w:p>
    <w:p w:rsidR="001C6A95" w:rsidRDefault="001C6A95" w:rsidP="000755C2">
      <w:pPr>
        <w:pStyle w:val="Textestandard"/>
      </w:pPr>
      <w:r>
        <w:t>Des transitions testées sous forme de signaux carrés, triangle ou trapèze. Chaque niveau de commande est maintenu sur une période suffisamment grande de manière à pouvoir identifier les retards et temps de réponse du train.</w:t>
      </w:r>
      <w:r w:rsidRPr="00C64C5C">
        <w:t xml:space="preserve"> </w:t>
      </w:r>
      <w:r>
        <w:t>Différents niveaux et variations de commandes sont testés.</w:t>
      </w:r>
    </w:p>
    <w:p w:rsidR="001C6A95" w:rsidRDefault="001C6A95" w:rsidP="000755C2">
      <w:pPr>
        <w:pStyle w:val="Textestandard"/>
      </w:pPr>
      <w:r>
        <w:t>Ces tests permettent d’identifier le comportement du train à des variations instantanées de commande et des variations respectant une limitation de jerk.</w:t>
      </w:r>
    </w:p>
    <w:p w:rsidR="001C6A95" w:rsidRDefault="001C6A95" w:rsidP="000755C2">
      <w:pPr>
        <w:pStyle w:val="Textestandard"/>
      </w:pPr>
      <w:r>
        <w:t>Les séquences de test suivantes sont définies : erre depuis et vers traction, erre depuis et vers freinage, traction vers un autre niveau de traction, freinage vers un autre niveau de freinage, traction de et vers freinage.</w:t>
      </w:r>
    </w:p>
    <w:p w:rsidR="001C6A95" w:rsidRPr="00F91FBC" w:rsidRDefault="001C6A95" w:rsidP="00FA4FC0">
      <w:pPr>
        <w:pStyle w:val="Titre3"/>
      </w:pPr>
      <w:bookmarkStart w:id="630" w:name="_Toc388020326"/>
      <w:bookmarkStart w:id="631" w:name="_Toc398632672"/>
      <w:r>
        <w:t>Latence (</w:t>
      </w:r>
      <w:proofErr w:type="spellStart"/>
      <w:r>
        <w:t>hysteresis</w:t>
      </w:r>
      <w:proofErr w:type="spellEnd"/>
      <w:r>
        <w:t>)</w:t>
      </w:r>
      <w:bookmarkEnd w:id="630"/>
      <w:bookmarkEnd w:id="631"/>
    </w:p>
    <w:p w:rsidR="001C6A95" w:rsidRDefault="001C6A95" w:rsidP="000755C2">
      <w:pPr>
        <w:pStyle w:val="Textestandard"/>
      </w:pPr>
      <w:r>
        <w:t>En fonction du besoin, la variation minimum de commande qui conduit à une réaction du train peut être identifiée, à différentes vitesses et à différents efforts, au moyen de tests spécifiques.</w:t>
      </w:r>
    </w:p>
    <w:p w:rsidR="001C6A95" w:rsidRDefault="001C6A95" w:rsidP="000755C2">
      <w:pPr>
        <w:pStyle w:val="Textestandard"/>
      </w:pPr>
      <w:r>
        <w:t>En d’autres termes Sans cette variation de commande minimale à une vitesse donnée et à un effort donné, le train ne réagit pas.</w:t>
      </w:r>
    </w:p>
    <w:p w:rsidR="001C6A95" w:rsidRDefault="001C6A95" w:rsidP="000755C2">
      <w:pPr>
        <w:pStyle w:val="Textestandard"/>
      </w:pPr>
      <w:r>
        <w:t>Ce type de test est particulièrement intéressant pour assurer des arrêts en station avec une grande précision.</w:t>
      </w:r>
    </w:p>
    <w:p w:rsidR="001C6A95" w:rsidRDefault="001C6A95" w:rsidP="000755C2">
      <w:pPr>
        <w:pStyle w:val="Textestandard"/>
      </w:pPr>
      <w:r>
        <w:t>Le modèle du train intègre cette propriété.</w:t>
      </w:r>
    </w:p>
    <w:p w:rsidR="001C6A95" w:rsidRPr="00F91FBC" w:rsidRDefault="001C6A95" w:rsidP="00FA4FC0">
      <w:pPr>
        <w:pStyle w:val="Titre3"/>
      </w:pPr>
      <w:bookmarkStart w:id="632" w:name="_Toc388020327"/>
      <w:bookmarkStart w:id="633" w:name="_Toc398632673"/>
      <w:r>
        <w:t>Stress du train</w:t>
      </w:r>
      <w:bookmarkEnd w:id="632"/>
      <w:bookmarkEnd w:id="633"/>
    </w:p>
    <w:p w:rsidR="001C6A95" w:rsidRDefault="001C6A95" w:rsidP="000755C2">
      <w:pPr>
        <w:pStyle w:val="Textestandard"/>
      </w:pPr>
      <w:r>
        <w:t>L’objectif de ces tests est de vérifier l’existence d’une fréquence de commande critique afin de pouvoir y remédier au niveau du pilotage automatique.</w:t>
      </w:r>
    </w:p>
    <w:p w:rsidR="001C6A95" w:rsidRDefault="001C6A95" w:rsidP="000755C2">
      <w:pPr>
        <w:pStyle w:val="Textestandard"/>
      </w:pPr>
      <w:r>
        <w:t>Pour ce faire, on sollicite le train à des variations de commande à différentes fréquences et on mesure tes effets. La perception à bord est notée.</w:t>
      </w:r>
    </w:p>
    <w:p w:rsidR="000902F8" w:rsidRDefault="000902F8" w:rsidP="001C6A95"/>
    <w:p w:rsidR="00E12A7E" w:rsidRDefault="00E12A7E">
      <w:pPr>
        <w:rPr>
          <w:ins w:id="634" w:author="GUIZARD Maurice" w:date="2014-09-09T18:14:00Z"/>
          <w:lang w:val="en-US"/>
        </w:rPr>
      </w:pPr>
      <w:ins w:id="635" w:author="GUIZARD Maurice" w:date="2014-09-09T18:14:00Z">
        <w:r>
          <w:rPr>
            <w:lang w:val="en-US"/>
          </w:rPr>
          <w:br w:type="page"/>
        </w:r>
      </w:ins>
    </w:p>
    <w:p w:rsidR="00E12A7E" w:rsidRDefault="00E12A7E" w:rsidP="00AD3A6D">
      <w:pPr>
        <w:pStyle w:val="Titre1"/>
        <w:rPr>
          <w:ins w:id="636" w:author="GUIZARD Maurice" w:date="2014-09-09T18:14:00Z"/>
        </w:rPr>
      </w:pPr>
      <w:bookmarkStart w:id="637" w:name="_Toc398632674"/>
      <w:ins w:id="638" w:author="GUIZARD Maurice" w:date="2014-09-09T18:14:00Z">
        <w:r>
          <w:t>Suivi OPERATIONNEL INTEGRE</w:t>
        </w:r>
        <w:bookmarkEnd w:id="637"/>
      </w:ins>
    </w:p>
    <w:p w:rsidR="00E12A7E" w:rsidRDefault="00E12A7E" w:rsidP="00E31794">
      <w:pPr>
        <w:rPr>
          <w:ins w:id="639" w:author="GUIZARD Maurice" w:date="2014-09-09T18:35:00Z"/>
        </w:rPr>
      </w:pPr>
      <w:ins w:id="640" w:author="GUIZARD Maurice" w:date="2014-09-09T18:15:00Z">
        <w:r>
          <w:t xml:space="preserve">Pour répondre aux exigences de suivi opérationnel de la RATP, </w:t>
        </w:r>
      </w:ins>
      <w:ins w:id="641" w:author="GUIZARD Maurice" w:date="2014-09-09T19:40:00Z">
        <w:r w:rsidR="00E31794">
          <w:t>ALSTOM propose un système simple et</w:t>
        </w:r>
      </w:ins>
      <w:ins w:id="642" w:author="GUIZARD Maurice" w:date="2014-09-09T19:42:00Z">
        <w:r w:rsidR="00E31794">
          <w:t xml:space="preserve"> complet</w:t>
        </w:r>
      </w:ins>
      <w:ins w:id="643" w:author="GUIZARD Maurice" w:date="2014-09-09T18:35:00Z">
        <w:r w:rsidR="00CE2457">
          <w:t xml:space="preserve">, le </w:t>
        </w:r>
      </w:ins>
      <w:ins w:id="644" w:author="GUIZARD Maurice" w:date="2014-09-09T19:42:00Z">
        <w:r w:rsidR="00E31794" w:rsidRPr="00E31794">
          <w:rPr>
            <w:b/>
          </w:rPr>
          <w:t>SSO</w:t>
        </w:r>
        <w:r w:rsidR="00E31794">
          <w:t xml:space="preserve"> - </w:t>
        </w:r>
      </w:ins>
      <w:ins w:id="645" w:author="GUIZARD Maurice" w:date="2014-09-09T18:35:00Z">
        <w:r w:rsidR="00CE2457" w:rsidRPr="00CE2457">
          <w:rPr>
            <w:b/>
          </w:rPr>
          <w:t>S</w:t>
        </w:r>
        <w:r w:rsidR="00CE2457">
          <w:t xml:space="preserve">ystème de </w:t>
        </w:r>
        <w:r w:rsidR="00CE2457" w:rsidRPr="00CE2457">
          <w:rPr>
            <w:b/>
          </w:rPr>
          <w:t>S</w:t>
        </w:r>
        <w:r w:rsidR="00CE2457">
          <w:t xml:space="preserve">uivi </w:t>
        </w:r>
        <w:r w:rsidR="00CE2457" w:rsidRPr="00CE2457">
          <w:rPr>
            <w:b/>
          </w:rPr>
          <w:t>O</w:t>
        </w:r>
        <w:r w:rsidR="00CE2457">
          <w:t>pérationnel.</w:t>
        </w:r>
      </w:ins>
    </w:p>
    <w:p w:rsidR="00E12A7E" w:rsidRPr="00E12A7E" w:rsidRDefault="00E12A7E" w:rsidP="00E12A7E">
      <w:pPr>
        <w:pStyle w:val="Textestandard"/>
        <w:rPr>
          <w:ins w:id="646" w:author="GUIZARD Maurice" w:date="2014-09-09T18:14:00Z"/>
        </w:rPr>
      </w:pPr>
    </w:p>
    <w:p w:rsidR="000902F8" w:rsidRDefault="00CE2457" w:rsidP="00155783">
      <w:pPr>
        <w:jc w:val="center"/>
        <w:rPr>
          <w:ins w:id="647" w:author="GUIZARD Maurice" w:date="2014-09-09T18:52:00Z"/>
          <w:lang w:val="en-US"/>
        </w:rPr>
      </w:pPr>
      <w:ins w:id="648" w:author="GUIZARD Maurice" w:date="2014-09-09T18:42:00Z">
        <w:r>
          <w:rPr>
            <w:noProof/>
          </w:rPr>
          <w:drawing>
            <wp:inline distT="0" distB="0" distL="0" distR="0" wp14:anchorId="1221054A" wp14:editId="17D4A5B4">
              <wp:extent cx="6009706" cy="2790825"/>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8602" cy="2790312"/>
                      </a:xfrm>
                      <a:prstGeom prst="rect">
                        <a:avLst/>
                      </a:prstGeom>
                      <a:noFill/>
                    </pic:spPr>
                  </pic:pic>
                </a:graphicData>
              </a:graphic>
            </wp:inline>
          </w:drawing>
        </w:r>
      </w:ins>
    </w:p>
    <w:p w:rsidR="006A6875" w:rsidRDefault="006A6875">
      <w:pPr>
        <w:rPr>
          <w:ins w:id="649" w:author="GUIZARD Maurice" w:date="2014-09-09T18:52:00Z"/>
          <w:lang w:val="en-US"/>
        </w:rPr>
      </w:pPr>
    </w:p>
    <w:p w:rsidR="00E31794" w:rsidRDefault="00E31794">
      <w:pPr>
        <w:rPr>
          <w:ins w:id="650" w:author="GUIZARD Maurice" w:date="2014-09-09T19:38:00Z"/>
        </w:rPr>
      </w:pPr>
    </w:p>
    <w:p w:rsidR="001A21D8" w:rsidRDefault="00155783" w:rsidP="001A21D8">
      <w:pPr>
        <w:pStyle w:val="Titre2"/>
        <w:rPr>
          <w:ins w:id="651" w:author="GUIZARD Maurice" w:date="2014-09-10T14:43:00Z"/>
        </w:rPr>
      </w:pPr>
      <w:bookmarkStart w:id="652" w:name="_Toc398632675"/>
      <w:ins w:id="653" w:author="DECOOPMAN Alexandre" w:date="2014-09-16T12:21:00Z">
        <w:r>
          <w:t xml:space="preserve"> </w:t>
        </w:r>
      </w:ins>
      <w:ins w:id="654" w:author="GUIZARD Maurice" w:date="2014-09-10T10:35:00Z">
        <w:r w:rsidR="001A21D8">
          <w:t>Hypothèse</w:t>
        </w:r>
      </w:ins>
      <w:ins w:id="655" w:author="GUIZARD Maurice" w:date="2014-09-10T10:34:00Z">
        <w:r w:rsidR="001A21D8">
          <w:t xml:space="preserve"> </w:t>
        </w:r>
      </w:ins>
      <w:ins w:id="656" w:author="GUIZARD Maurice" w:date="2014-09-10T14:44:00Z">
        <w:r w:rsidR="00DE280A">
          <w:t xml:space="preserve">technique </w:t>
        </w:r>
      </w:ins>
      <w:ins w:id="657" w:author="GUIZARD Maurice" w:date="2014-09-10T10:34:00Z">
        <w:r w:rsidR="001A21D8">
          <w:t>de réalisation</w:t>
        </w:r>
      </w:ins>
      <w:bookmarkEnd w:id="652"/>
    </w:p>
    <w:p w:rsidR="00DE280A" w:rsidRPr="00DE280A" w:rsidRDefault="00DE280A" w:rsidP="00DE280A">
      <w:pPr>
        <w:pStyle w:val="Textestandard"/>
        <w:rPr>
          <w:ins w:id="658" w:author="GUIZARD Maurice" w:date="2014-09-10T10:35:00Z"/>
        </w:rPr>
      </w:pPr>
      <w:ins w:id="659" w:author="GUIZARD Maurice" w:date="2014-09-10T14:43:00Z">
        <w:r>
          <w:t xml:space="preserve">De </w:t>
        </w:r>
      </w:ins>
      <w:ins w:id="660" w:author="GUIZARD Maurice" w:date="2014-09-10T14:45:00Z">
        <w:r>
          <w:t>par</w:t>
        </w:r>
      </w:ins>
      <w:ins w:id="661" w:author="GUIZARD Maurice" w:date="2014-09-10T14:43:00Z">
        <w:r>
          <w:t xml:space="preserve"> les échanges réalisés avec la RATP, les éléments ci-dessous </w:t>
        </w:r>
      </w:ins>
      <w:ins w:id="662" w:author="GUIZARD Maurice" w:date="2014-09-10T14:44:00Z">
        <w:r>
          <w:t xml:space="preserve">établissent </w:t>
        </w:r>
      </w:ins>
      <w:ins w:id="663" w:author="GUIZARD Maurice" w:date="2014-09-10T14:45:00Z">
        <w:r>
          <w:t>le cadre du système SSO :</w:t>
        </w:r>
      </w:ins>
    </w:p>
    <w:p w:rsidR="00DE280A" w:rsidRDefault="00DE280A" w:rsidP="00DA7288">
      <w:pPr>
        <w:pStyle w:val="Paragraphedeliste"/>
        <w:numPr>
          <w:ilvl w:val="0"/>
          <w:numId w:val="6"/>
        </w:numPr>
        <w:rPr>
          <w:ins w:id="664" w:author="GUIZARD Maurice" w:date="2014-09-10T14:45:00Z"/>
        </w:rPr>
      </w:pPr>
      <w:ins w:id="665" w:author="GUIZARD Maurice" w:date="2014-09-10T14:45:00Z">
        <w:r>
          <w:t>Le système TETRA existant sur le RER-A</w:t>
        </w:r>
      </w:ins>
      <w:ins w:id="666" w:author="DECOOPMAN Alexandre" w:date="2014-09-16T12:20:00Z">
        <w:r w:rsidR="00155783">
          <w:t xml:space="preserve">, qui est </w:t>
        </w:r>
      </w:ins>
      <w:ins w:id="667" w:author="GUIZARD Maurice" w:date="2014-09-10T14:45:00Z">
        <w:r>
          <w:t>déployé sur les Train</w:t>
        </w:r>
      </w:ins>
      <w:ins w:id="668" w:author="DECOOPMAN Alexandre" w:date="2014-09-16T12:19:00Z">
        <w:r w:rsidR="00155783">
          <w:t>s</w:t>
        </w:r>
      </w:ins>
      <w:ins w:id="669" w:author="GUIZARD Maurice" w:date="2014-09-10T14:45:00Z">
        <w:r>
          <w:t xml:space="preserve"> MI2N et</w:t>
        </w:r>
      </w:ins>
      <w:ins w:id="670" w:author="GUIZARD Maurice" w:date="2014-09-10T14:46:00Z">
        <w:r>
          <w:t xml:space="preserve"> </w:t>
        </w:r>
      </w:ins>
      <w:ins w:id="671" w:author="GUIZARD Maurice" w:date="2014-09-10T14:45:00Z">
        <w:r>
          <w:t>MI09</w:t>
        </w:r>
      </w:ins>
      <w:ins w:id="672" w:author="DECOOPMAN Alexandre" w:date="2014-09-16T12:20:00Z">
        <w:r w:rsidR="00155783">
          <w:t>,</w:t>
        </w:r>
      </w:ins>
      <w:ins w:id="673" w:author="GUIZARD Maurice" w:date="2014-09-10T14:45:00Z">
        <w:r>
          <w:t xml:space="preserve"> </w:t>
        </w:r>
      </w:ins>
      <w:ins w:id="674" w:author="GUIZARD Maurice" w:date="2014-09-10T14:46:00Z">
        <w:r>
          <w:t>permettra les échange</w:t>
        </w:r>
      </w:ins>
      <w:ins w:id="675" w:author="DECOOPMAN Alexandre" w:date="2014-09-16T12:21:00Z">
        <w:r w:rsidR="00155783">
          <w:t>s</w:t>
        </w:r>
      </w:ins>
      <w:ins w:id="676" w:author="GUIZARD Maurice" w:date="2014-09-10T14:46:00Z">
        <w:r>
          <w:t xml:space="preserve"> Bord -&gt; Sol pour la remontée d</w:t>
        </w:r>
      </w:ins>
      <w:ins w:id="677" w:author="GUIZARD Maurice" w:date="2014-09-10T14:47:00Z">
        <w:r>
          <w:t>e donnée</w:t>
        </w:r>
      </w:ins>
      <w:ins w:id="678" w:author="GUIZARD Maurice" w:date="2014-09-10T14:50:00Z">
        <w:r>
          <w:t>s</w:t>
        </w:r>
      </w:ins>
      <w:ins w:id="679" w:author="GUIZARD Maurice" w:date="2014-09-10T14:47:00Z">
        <w:r>
          <w:t xml:space="preserve"> de Maintenance et de suivi Opérationnel</w:t>
        </w:r>
      </w:ins>
    </w:p>
    <w:p w:rsidR="00DE280A" w:rsidRDefault="00DE280A" w:rsidP="00DA7288">
      <w:pPr>
        <w:pStyle w:val="Paragraphedeliste"/>
        <w:numPr>
          <w:ilvl w:val="0"/>
          <w:numId w:val="6"/>
        </w:numPr>
        <w:rPr>
          <w:ins w:id="680" w:author="GUIZARD Maurice" w:date="2014-09-10T14:50:00Z"/>
        </w:rPr>
      </w:pPr>
      <w:ins w:id="681" w:author="GUIZARD Maurice" w:date="2014-09-10T14:50:00Z">
        <w:r>
          <w:t xml:space="preserve">Le </w:t>
        </w:r>
      </w:ins>
      <w:ins w:id="682" w:author="GUIZARD Maurice" w:date="2014-09-10T14:52:00Z">
        <w:r w:rsidR="00860A9C">
          <w:t>tiroir</w:t>
        </w:r>
      </w:ins>
      <w:ins w:id="683" w:author="GUIZARD Maurice" w:date="2014-09-10T14:50:00Z">
        <w:r>
          <w:t xml:space="preserve"> PA se connectera au TETRA Bord via une connexion Ethernet</w:t>
        </w:r>
      </w:ins>
      <w:ins w:id="684" w:author="GUIZARD Maurice" w:date="2014-09-10T14:51:00Z">
        <w:r>
          <w:t xml:space="preserve"> sous TCP/IP </w:t>
        </w:r>
      </w:ins>
    </w:p>
    <w:p w:rsidR="001A21D8" w:rsidRDefault="001A21D8" w:rsidP="00DA7288">
      <w:pPr>
        <w:pStyle w:val="Paragraphedeliste"/>
        <w:numPr>
          <w:ilvl w:val="0"/>
          <w:numId w:val="6"/>
        </w:numPr>
        <w:rPr>
          <w:ins w:id="685" w:author="GUIZARD Maurice" w:date="2014-09-10T14:42:00Z"/>
        </w:rPr>
      </w:pPr>
      <w:ins w:id="686" w:author="GUIZARD Maurice" w:date="2014-09-10T10:35:00Z">
        <w:r w:rsidRPr="00FC7025">
          <w:t xml:space="preserve">Chaque Cabine </w:t>
        </w:r>
        <w:r>
          <w:t xml:space="preserve">(MI09 ou MI2N) </w:t>
        </w:r>
        <w:r w:rsidRPr="00FC7025">
          <w:t>disposera d’un numéro d’abonné TETRA</w:t>
        </w:r>
      </w:ins>
    </w:p>
    <w:p w:rsidR="00DE280A" w:rsidRDefault="00DE280A" w:rsidP="00DA7288">
      <w:pPr>
        <w:pStyle w:val="Paragraphedeliste"/>
        <w:numPr>
          <w:ilvl w:val="0"/>
          <w:numId w:val="6"/>
        </w:numPr>
        <w:rPr>
          <w:ins w:id="687" w:author="GUIZARD Maurice" w:date="2014-09-10T14:53:00Z"/>
        </w:rPr>
      </w:pPr>
      <w:ins w:id="688" w:author="GUIZARD Maurice" w:date="2014-09-10T14:43:00Z">
        <w:r w:rsidRPr="00FC7025">
          <w:t>La liaison entre la cabine et le serveur SSO s’appuiera sur le service de SMS du système TETRA, les messages seront donc limités à environ 100 octets utiles.</w:t>
        </w:r>
      </w:ins>
    </w:p>
    <w:p w:rsidR="00860A9C" w:rsidRDefault="00860A9C" w:rsidP="00DA7288">
      <w:pPr>
        <w:pStyle w:val="Paragraphedeliste"/>
        <w:numPr>
          <w:ilvl w:val="0"/>
          <w:numId w:val="6"/>
        </w:numPr>
        <w:rPr>
          <w:ins w:id="689" w:author="GUIZARD Maurice" w:date="2014-09-10T14:53:00Z"/>
        </w:rPr>
      </w:pPr>
      <w:ins w:id="690" w:author="GUIZARD Maurice" w:date="2014-09-10T14:53:00Z">
        <w:r>
          <w:t xml:space="preserve">La RATP mettra à disposition d’ALSTOM un réseau TETRA </w:t>
        </w:r>
      </w:ins>
      <w:ins w:id="691" w:author="GUIZARD Maurice" w:date="2014-09-10T14:54:00Z">
        <w:r>
          <w:t>« </w:t>
        </w:r>
      </w:ins>
      <w:ins w:id="692" w:author="GUIZARD Maurice" w:date="2014-09-10T14:53:00Z">
        <w:r>
          <w:t>minimal</w:t>
        </w:r>
      </w:ins>
      <w:ins w:id="693" w:author="GUIZARD Maurice" w:date="2014-09-10T14:54:00Z">
        <w:r>
          <w:t> »</w:t>
        </w:r>
      </w:ins>
      <w:ins w:id="694" w:author="GUIZARD Maurice" w:date="2014-09-10T14:53:00Z">
        <w:r>
          <w:t xml:space="preserve"> permettant l’intégration du système en usine. Ce réseau </w:t>
        </w:r>
      </w:ins>
      <w:ins w:id="695" w:author="GUIZARD Maurice" w:date="2014-09-10T14:54:00Z">
        <w:r>
          <w:t xml:space="preserve">TETRA </w:t>
        </w:r>
      </w:ins>
      <w:ins w:id="696" w:author="GUIZARD Maurice" w:date="2014-09-10T14:53:00Z">
        <w:r>
          <w:t>sera (si nécessaire) configuré par la RATP.</w:t>
        </w:r>
      </w:ins>
    </w:p>
    <w:p w:rsidR="001A21D8" w:rsidRPr="001A21D8" w:rsidRDefault="001A21D8" w:rsidP="001A21D8">
      <w:pPr>
        <w:pStyle w:val="Textestandard"/>
        <w:rPr>
          <w:ins w:id="697" w:author="GUIZARD Maurice" w:date="2014-09-10T10:34:00Z"/>
        </w:rPr>
      </w:pPr>
    </w:p>
    <w:p w:rsidR="001A21D8" w:rsidRDefault="00155783" w:rsidP="00EF2F1D">
      <w:pPr>
        <w:pStyle w:val="Titre2"/>
        <w:rPr>
          <w:ins w:id="698" w:author="GUIZARD Maurice" w:date="2014-09-10T10:34:00Z"/>
        </w:rPr>
      </w:pPr>
      <w:bookmarkStart w:id="699" w:name="_Toc398632676"/>
      <w:ins w:id="700" w:author="DECOOPMAN Alexandre" w:date="2014-09-16T12:20:00Z">
        <w:r>
          <w:t xml:space="preserve"> </w:t>
        </w:r>
      </w:ins>
      <w:ins w:id="701" w:author="GUIZARD Maurice" w:date="2014-09-10T14:41:00Z">
        <w:r w:rsidR="00DE280A">
          <w:t>Limites</w:t>
        </w:r>
      </w:ins>
      <w:ins w:id="702" w:author="GUIZARD Maurice" w:date="2014-09-10T10:34:00Z">
        <w:r w:rsidR="001A21D8">
          <w:t xml:space="preserve"> de réalisation</w:t>
        </w:r>
      </w:ins>
      <w:bookmarkEnd w:id="699"/>
      <w:ins w:id="703" w:author="GUIZARD Maurice" w:date="2014-09-10T14:52:00Z">
        <w:r w:rsidR="00860A9C">
          <w:t xml:space="preserve"> </w:t>
        </w:r>
      </w:ins>
    </w:p>
    <w:p w:rsidR="002C1869" w:rsidDel="00EF2F1D" w:rsidRDefault="002C1869" w:rsidP="00EF2F1D">
      <w:pPr>
        <w:pStyle w:val="Paragraphedeliste"/>
        <w:keepNext/>
        <w:rPr>
          <w:ins w:id="704" w:author="GUIZARD Maurice" w:date="2014-09-09T20:05:00Z"/>
          <w:del w:id="705" w:author="DECOOPMAN Alexandre" w:date="2014-09-16T12:07:00Z"/>
        </w:rPr>
      </w:pPr>
    </w:p>
    <w:p w:rsidR="00DE280A" w:rsidRDefault="00DE280A" w:rsidP="00DA7288">
      <w:pPr>
        <w:pStyle w:val="Paragraphedeliste"/>
        <w:keepNext/>
        <w:numPr>
          <w:ilvl w:val="0"/>
          <w:numId w:val="7"/>
        </w:numPr>
        <w:rPr>
          <w:ins w:id="706" w:author="GUIZARD Maurice" w:date="2014-09-10T14:43:00Z"/>
        </w:rPr>
      </w:pPr>
      <w:ins w:id="707" w:author="GUIZARD Maurice" w:date="2014-09-10T14:43:00Z">
        <w:r>
          <w:t>Dans le délai du projet PA RERA, ALSTOM souhaite mettre en place les briques de base permettant d’avoir un système SSO simple et complet pour la mise en service du PA. La capacité d’évolutivité des logiciels du serveur SSO permettra de répondre à d’éventuels futurs besoins RATP.</w:t>
        </w:r>
      </w:ins>
    </w:p>
    <w:p w:rsidR="00FA4FC0" w:rsidRDefault="00FA4FC0" w:rsidP="00EF2F1D">
      <w:pPr>
        <w:pStyle w:val="Paragraphedeliste"/>
        <w:keepNext/>
        <w:rPr>
          <w:ins w:id="708" w:author="GUIZARD Maurice" w:date="2014-09-09T19:59:00Z"/>
        </w:rPr>
      </w:pPr>
    </w:p>
    <w:p w:rsidR="003F256E" w:rsidRDefault="003F256E" w:rsidP="00DA7288">
      <w:pPr>
        <w:pStyle w:val="Paragraphedeliste"/>
        <w:numPr>
          <w:ilvl w:val="0"/>
          <w:numId w:val="7"/>
        </w:numPr>
        <w:rPr>
          <w:ins w:id="709" w:author="GUIZARD Maurice" w:date="2014-09-13T09:47:00Z"/>
        </w:rPr>
      </w:pPr>
      <w:ins w:id="710" w:author="GUIZARD Maurice" w:date="2014-09-13T09:47:00Z">
        <w:r>
          <w:t xml:space="preserve">Le système SSO permettra le rapatriement des </w:t>
        </w:r>
        <w:r w:rsidRPr="00FA4FC0">
          <w:rPr>
            <w:b/>
          </w:rPr>
          <w:t>CRO</w:t>
        </w:r>
        <w:r>
          <w:t xml:space="preserve"> pour  le suivi opérationnel du PA RERA et le rapatriement des </w:t>
        </w:r>
        <w:r w:rsidRPr="00FA4FC0">
          <w:rPr>
            <w:b/>
          </w:rPr>
          <w:t>CRS</w:t>
        </w:r>
        <w:r>
          <w:t xml:space="preserve"> pour suivi de maintenance du PA RERA. </w:t>
        </w:r>
      </w:ins>
    </w:p>
    <w:p w:rsidR="003F256E" w:rsidRDefault="003F256E" w:rsidP="003F256E">
      <w:pPr>
        <w:rPr>
          <w:ins w:id="711" w:author="GUIZARD Maurice" w:date="2014-09-13T09:47:00Z"/>
        </w:rPr>
      </w:pPr>
    </w:p>
    <w:p w:rsidR="00AC62EE" w:rsidRDefault="00AC62EE" w:rsidP="00DA7288">
      <w:pPr>
        <w:pStyle w:val="Paragraphedeliste"/>
        <w:numPr>
          <w:ilvl w:val="0"/>
          <w:numId w:val="7"/>
        </w:numPr>
        <w:rPr>
          <w:ins w:id="712" w:author="GUIZARD Maurice" w:date="2014-09-09T20:10:00Z"/>
        </w:rPr>
      </w:pPr>
      <w:ins w:id="713" w:author="GUIZARD Maurice" w:date="2014-09-09T20:09:00Z">
        <w:r>
          <w:t xml:space="preserve">Le réseau TERTA </w:t>
        </w:r>
      </w:ins>
      <w:ins w:id="714" w:author="GUIZARD Maurice" w:date="2014-09-09T20:10:00Z">
        <w:r>
          <w:t xml:space="preserve">RATP </w:t>
        </w:r>
      </w:ins>
      <w:ins w:id="715" w:author="GUIZARD Maurice" w:date="2014-09-09T20:09:00Z">
        <w:r>
          <w:t>fournira une hor</w:t>
        </w:r>
      </w:ins>
      <w:ins w:id="716" w:author="GUIZARD Maurice" w:date="2014-09-09T20:10:00Z">
        <w:r>
          <w:t>lo</w:t>
        </w:r>
      </w:ins>
      <w:ins w:id="717" w:author="GUIZARD Maurice" w:date="2014-09-09T20:09:00Z">
        <w:r>
          <w:t xml:space="preserve">ge </w:t>
        </w:r>
      </w:ins>
      <w:ins w:id="718" w:author="GUIZARD Maurice" w:date="2014-09-09T20:10:00Z">
        <w:r>
          <w:t xml:space="preserve">de référence </w:t>
        </w:r>
      </w:ins>
      <w:ins w:id="719" w:author="GUIZARD Maurice" w:date="2014-09-09T20:09:00Z">
        <w:r>
          <w:t xml:space="preserve">au </w:t>
        </w:r>
      </w:ins>
      <w:ins w:id="720" w:author="GUIZARD Maurice" w:date="2014-09-09T20:10:00Z">
        <w:r>
          <w:t>système</w:t>
        </w:r>
      </w:ins>
      <w:ins w:id="721" w:author="GUIZARD Maurice" w:date="2014-09-09T20:09:00Z">
        <w:r>
          <w:t xml:space="preserve"> SSO</w:t>
        </w:r>
      </w:ins>
      <w:ins w:id="722" w:author="GUIZARD Maurice" w:date="2014-09-09T20:11:00Z">
        <w:r>
          <w:t xml:space="preserve">, à défaut c’est le serveur SSO qui fera l’horodatage des </w:t>
        </w:r>
      </w:ins>
      <w:ins w:id="723" w:author="GUIZARD Maurice" w:date="2014-09-13T09:46:00Z">
        <w:r w:rsidR="003F256E">
          <w:t>CRO/CRS</w:t>
        </w:r>
      </w:ins>
      <w:ins w:id="724" w:author="GUIZARD Maurice" w:date="2014-09-09T20:11:00Z">
        <w:r>
          <w:t xml:space="preserve"> à l’arrivée de ceux-ci sur le serveur SSO.</w:t>
        </w:r>
      </w:ins>
    </w:p>
    <w:p w:rsidR="00AC62EE" w:rsidRDefault="00AC62EE" w:rsidP="00AC62EE">
      <w:pPr>
        <w:pStyle w:val="Paragraphedeliste"/>
        <w:rPr>
          <w:ins w:id="725" w:author="GUIZARD Maurice" w:date="2014-09-09T20:10:00Z"/>
        </w:rPr>
      </w:pPr>
    </w:p>
    <w:p w:rsidR="00FA4FC0" w:rsidRDefault="00FC7025" w:rsidP="00DA7288">
      <w:pPr>
        <w:pStyle w:val="Paragraphedeliste"/>
        <w:numPr>
          <w:ilvl w:val="0"/>
          <w:numId w:val="7"/>
        </w:numPr>
        <w:rPr>
          <w:ins w:id="726" w:author="GUIZARD Maurice" w:date="2014-09-09T19:59:00Z"/>
        </w:rPr>
      </w:pPr>
      <w:ins w:id="727" w:author="GUIZARD Maurice" w:date="2014-09-09T19:15:00Z">
        <w:r>
          <w:t>Il n’est pas prévu de message</w:t>
        </w:r>
      </w:ins>
      <w:ins w:id="728" w:author="GUIZARD Maurice" w:date="2014-09-09T19:16:00Z">
        <w:r>
          <w:t>rie montante,</w:t>
        </w:r>
      </w:ins>
      <w:ins w:id="729" w:author="GUIZARD Maurice" w:date="2014-09-09T19:15:00Z">
        <w:r>
          <w:t xml:space="preserve"> du serveur SSO vers les </w:t>
        </w:r>
      </w:ins>
      <w:ins w:id="730" w:author="GUIZARD Maurice" w:date="2014-09-09T19:19:00Z">
        <w:r>
          <w:t>PA.</w:t>
        </w:r>
      </w:ins>
    </w:p>
    <w:p w:rsidR="00FA4FC0" w:rsidRDefault="00FA4FC0" w:rsidP="00FA4FC0">
      <w:pPr>
        <w:pStyle w:val="Paragraphedeliste"/>
        <w:rPr>
          <w:ins w:id="731" w:author="GUIZARD Maurice" w:date="2014-09-09T19:59:00Z"/>
        </w:rPr>
      </w:pPr>
    </w:p>
    <w:p w:rsidR="00FA4FC0" w:rsidRDefault="00FC7025" w:rsidP="00DA7288">
      <w:pPr>
        <w:pStyle w:val="Paragraphedeliste"/>
        <w:numPr>
          <w:ilvl w:val="0"/>
          <w:numId w:val="7"/>
        </w:numPr>
        <w:rPr>
          <w:ins w:id="732" w:author="GUIZARD Maurice" w:date="2014-09-09T19:59:00Z"/>
        </w:rPr>
      </w:pPr>
      <w:ins w:id="733" w:author="GUIZARD Maurice" w:date="2014-09-09T19:17:00Z">
        <w:r>
          <w:t xml:space="preserve">Il n’est pas prévu d’acquittement </w:t>
        </w:r>
      </w:ins>
      <w:ins w:id="734" w:author="GUIZARD Maurice" w:date="2014-09-09T19:18:00Z">
        <w:r>
          <w:t xml:space="preserve">de </w:t>
        </w:r>
      </w:ins>
      <w:ins w:id="735" w:author="GUIZARD Maurice" w:date="2014-09-09T19:20:00Z">
        <w:r>
          <w:t>bout en bout (</w:t>
        </w:r>
      </w:ins>
      <w:ins w:id="736" w:author="GUIZARD Maurice" w:date="2014-09-09T19:17:00Z">
        <w:r>
          <w:t>Ser</w:t>
        </w:r>
      </w:ins>
      <w:ins w:id="737" w:author="GUIZARD Maurice" w:date="2014-09-09T19:18:00Z">
        <w:r>
          <w:t>veur SSO</w:t>
        </w:r>
      </w:ins>
      <w:ins w:id="738" w:author="GUIZARD Maurice" w:date="2014-09-09T19:20:00Z">
        <w:r>
          <w:t xml:space="preserve"> vers PA)</w:t>
        </w:r>
      </w:ins>
      <w:ins w:id="739" w:author="GUIZARD Maurice" w:date="2014-09-09T19:18:00Z">
        <w:r>
          <w:t xml:space="preserve">, le PA </w:t>
        </w:r>
      </w:ins>
      <w:ins w:id="740" w:author="GUIZARD Maurice" w:date="2014-09-09T19:19:00Z">
        <w:r>
          <w:t>utilisera</w:t>
        </w:r>
      </w:ins>
      <w:ins w:id="741" w:author="GUIZARD Maurice" w:date="2014-09-09T19:18:00Z">
        <w:r>
          <w:t xml:space="preserve"> le service d</w:t>
        </w:r>
      </w:ins>
      <w:ins w:id="742" w:author="GUIZARD Maurice" w:date="2014-09-09T19:19:00Z">
        <w:r>
          <w:t xml:space="preserve">’accusé de réception du réseau TETRA </w:t>
        </w:r>
      </w:ins>
      <w:ins w:id="743" w:author="GUIZARD Maurice" w:date="2014-09-09T19:20:00Z">
        <w:r>
          <w:t>pour s’assurer des émissions.</w:t>
        </w:r>
      </w:ins>
    </w:p>
    <w:p w:rsidR="00FA4FC0" w:rsidRDefault="00FA4FC0" w:rsidP="003F256E">
      <w:pPr>
        <w:rPr>
          <w:ins w:id="744" w:author="GUIZARD Maurice" w:date="2014-09-09T20:00:00Z"/>
        </w:rPr>
      </w:pPr>
    </w:p>
    <w:p w:rsidR="00CA68C1" w:rsidRDefault="000039A0" w:rsidP="00DA7288">
      <w:pPr>
        <w:pStyle w:val="Paragraphedeliste"/>
        <w:numPr>
          <w:ilvl w:val="0"/>
          <w:numId w:val="7"/>
        </w:numPr>
        <w:rPr>
          <w:ins w:id="745" w:author="GUIZARD Maurice" w:date="2014-09-10T10:22:00Z"/>
        </w:rPr>
      </w:pPr>
      <w:ins w:id="746" w:author="GUIZARD Maurice" w:date="2014-09-09T19:48:00Z">
        <w:r>
          <w:t xml:space="preserve">Le système SSO ne gérera pas </w:t>
        </w:r>
      </w:ins>
      <w:ins w:id="747" w:author="GUIZARD Maurice" w:date="2014-09-09T19:31:00Z">
        <w:r w:rsidR="00CA68C1">
          <w:t>d</w:t>
        </w:r>
      </w:ins>
      <w:ins w:id="748" w:author="GUIZARD Maurice" w:date="2014-09-09T19:32:00Z">
        <w:r w:rsidR="00CA68C1">
          <w:t>’alarme</w:t>
        </w:r>
      </w:ins>
      <w:ins w:id="749" w:author="GUIZARD Maurice" w:date="2014-09-09T20:01:00Z">
        <w:r w:rsidR="00FA4FC0">
          <w:t>s</w:t>
        </w:r>
      </w:ins>
      <w:ins w:id="750" w:author="GUIZARD Maurice" w:date="2014-09-09T19:32:00Z">
        <w:r w:rsidR="00CA68C1">
          <w:t xml:space="preserve"> </w:t>
        </w:r>
      </w:ins>
      <w:ins w:id="751" w:author="GUIZARD Maurice" w:date="2014-09-09T20:15:00Z">
        <w:r w:rsidR="00E817B7">
          <w:t>opérationnelles</w:t>
        </w:r>
      </w:ins>
      <w:ins w:id="752" w:author="GUIZARD Maurice" w:date="2014-09-09T20:01:00Z">
        <w:r w:rsidR="00FA4FC0">
          <w:t xml:space="preserve"> ou de maintenance </w:t>
        </w:r>
      </w:ins>
      <w:ins w:id="753" w:author="GUIZARD Maurice" w:date="2014-09-09T19:45:00Z">
        <w:r>
          <w:t>au travers des SMS reçus des PA</w:t>
        </w:r>
      </w:ins>
      <w:ins w:id="754" w:author="GUIZARD Maurice" w:date="2014-09-09T19:42:00Z">
        <w:r w:rsidR="00E31794">
          <w:t>.</w:t>
        </w:r>
      </w:ins>
      <w:ins w:id="755" w:author="GUIZARD Maurice" w:date="2014-09-09T20:15:00Z">
        <w:r w:rsidR="00E817B7">
          <w:t xml:space="preserve"> </w:t>
        </w:r>
      </w:ins>
      <w:ins w:id="756" w:author="GUIZARD Maurice" w:date="2014-09-09T20:16:00Z">
        <w:r w:rsidR="00B421D7">
          <w:t>L</w:t>
        </w:r>
      </w:ins>
      <w:ins w:id="757" w:author="GUIZARD Maurice" w:date="2014-09-09T20:15:00Z">
        <w:r w:rsidR="00E817B7">
          <w:t xml:space="preserve">a consultation </w:t>
        </w:r>
      </w:ins>
      <w:ins w:id="758" w:author="GUIZARD Maurice" w:date="2014-09-09T20:16:00Z">
        <w:r w:rsidR="00E817B7">
          <w:t xml:space="preserve">régulière </w:t>
        </w:r>
      </w:ins>
      <w:ins w:id="759" w:author="GUIZARD Maurice" w:date="2014-09-09T20:15:00Z">
        <w:r w:rsidR="00E817B7">
          <w:t>d</w:t>
        </w:r>
      </w:ins>
      <w:ins w:id="760" w:author="GUIZARD Maurice" w:date="2014-09-09T20:16:00Z">
        <w:r w:rsidR="00E817B7">
          <w:t xml:space="preserve">es archives </w:t>
        </w:r>
      </w:ins>
      <w:ins w:id="761" w:author="GUIZARD Maurice" w:date="2014-09-09T20:18:00Z">
        <w:r w:rsidR="00B421D7">
          <w:t xml:space="preserve">CRS/CRO </w:t>
        </w:r>
      </w:ins>
      <w:ins w:id="762" w:author="GUIZARD Maurice" w:date="2014-09-09T20:16:00Z">
        <w:r w:rsidR="00E817B7">
          <w:t xml:space="preserve">du serveur SSO </w:t>
        </w:r>
      </w:ins>
      <w:ins w:id="763" w:author="GUIZARD Maurice" w:date="2014-09-09T20:17:00Z">
        <w:r w:rsidR="00B421D7">
          <w:t>par la RATP permettra d</w:t>
        </w:r>
      </w:ins>
      <w:ins w:id="764" w:author="GUIZARD Maurice" w:date="2014-09-09T20:18:00Z">
        <w:r w:rsidR="00B421D7">
          <w:t>’engager les actions utiles.</w:t>
        </w:r>
      </w:ins>
    </w:p>
    <w:p w:rsidR="00B4665F" w:rsidRDefault="00B4665F" w:rsidP="00B4665F">
      <w:pPr>
        <w:pStyle w:val="Paragraphedeliste"/>
        <w:rPr>
          <w:ins w:id="765" w:author="GUIZARD Maurice" w:date="2014-09-10T10:22:00Z"/>
        </w:rPr>
      </w:pPr>
    </w:p>
    <w:p w:rsidR="00B4665F" w:rsidRDefault="00B4665F" w:rsidP="00DA7288">
      <w:pPr>
        <w:pStyle w:val="Paragraphedeliste"/>
        <w:numPr>
          <w:ilvl w:val="0"/>
          <w:numId w:val="7"/>
        </w:numPr>
        <w:rPr>
          <w:ins w:id="766" w:author="GUIZARD Maurice" w:date="2014-09-10T10:29:00Z"/>
        </w:rPr>
      </w:pPr>
      <w:ins w:id="767" w:author="GUIZARD Maurice" w:date="2014-09-10T10:22:00Z">
        <w:r>
          <w:t>Constitution du m</w:t>
        </w:r>
      </w:ins>
      <w:ins w:id="768" w:author="GUIZARD Maurice" w:date="2014-09-10T10:24:00Z">
        <w:r>
          <w:t>essage CRS PA reprend</w:t>
        </w:r>
      </w:ins>
      <w:ins w:id="769" w:author="GUIZARD Maurice" w:date="2014-09-10T10:29:00Z">
        <w:r>
          <w:t>ra</w:t>
        </w:r>
      </w:ins>
      <w:ins w:id="770" w:author="GUIZARD Maurice" w:date="2014-09-10T10:24:00Z">
        <w:r>
          <w:t xml:space="preserve"> la </w:t>
        </w:r>
      </w:ins>
      <w:ins w:id="771" w:author="GUIZARD Maurice" w:date="2014-09-10T10:25:00Z">
        <w:r>
          <w:t>philosophie</w:t>
        </w:r>
      </w:ins>
      <w:ins w:id="772" w:author="GUIZARD Maurice" w:date="2014-09-10T10:24:00Z">
        <w:r>
          <w:t xml:space="preserve"> du CRS Bord KCVP</w:t>
        </w:r>
      </w:ins>
      <w:ins w:id="773" w:author="GUIZARD Maurice" w:date="2014-09-10T10:28:00Z">
        <w:r>
          <w:t xml:space="preserve">. Le CRS Bord KCVP est constitué </w:t>
        </w:r>
      </w:ins>
      <w:ins w:id="774" w:author="GUIZARD Maurice" w:date="2014-09-10T10:29:00Z">
        <w:r>
          <w:t>de 30 octets, et se défini comme suit :</w:t>
        </w:r>
      </w:ins>
    </w:p>
    <w:p w:rsidR="00B4665F" w:rsidRDefault="00B4665F" w:rsidP="00B4665F">
      <w:pPr>
        <w:pStyle w:val="Paragraphedeliste"/>
        <w:rPr>
          <w:ins w:id="775" w:author="GUIZARD Maurice" w:date="2014-09-10T10:29:00Z"/>
        </w:rPr>
      </w:pPr>
    </w:p>
    <w:p w:rsidR="00B4665F" w:rsidRDefault="00B4665F" w:rsidP="00B4665F">
      <w:pPr>
        <w:pStyle w:val="Paragraphedeliste"/>
        <w:rPr>
          <w:ins w:id="776" w:author="GUIZARD Maurice" w:date="2014-09-10T10:29:00Z"/>
        </w:rPr>
      </w:pPr>
      <w:ins w:id="777" w:author="GUIZARD Maurice" w:date="2014-09-10T10:29:00Z">
        <w:r>
          <w:rPr>
            <w:noProof/>
          </w:rPr>
          <w:drawing>
            <wp:inline distT="0" distB="0" distL="0" distR="0" wp14:anchorId="70676C86" wp14:editId="4ABB40EC">
              <wp:extent cx="4856288" cy="3486150"/>
              <wp:effectExtent l="0" t="0" r="190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6288" cy="3486150"/>
                      </a:xfrm>
                      <a:prstGeom prst="rect">
                        <a:avLst/>
                      </a:prstGeom>
                    </pic:spPr>
                  </pic:pic>
                </a:graphicData>
              </a:graphic>
            </wp:inline>
          </w:drawing>
        </w:r>
      </w:ins>
    </w:p>
    <w:p w:rsidR="00B4665F" w:rsidRDefault="00B4665F" w:rsidP="00B4665F">
      <w:pPr>
        <w:pStyle w:val="Paragraphedeliste"/>
        <w:rPr>
          <w:ins w:id="778" w:author="GUIZARD Maurice" w:date="2014-09-10T10:29:00Z"/>
        </w:rPr>
      </w:pPr>
    </w:p>
    <w:p w:rsidR="00B4665F" w:rsidRDefault="00B4665F" w:rsidP="00DA7288">
      <w:pPr>
        <w:pStyle w:val="Paragraphedeliste"/>
        <w:keepNext/>
        <w:numPr>
          <w:ilvl w:val="0"/>
          <w:numId w:val="7"/>
        </w:numPr>
        <w:rPr>
          <w:ins w:id="779" w:author="GUIZARD Maurice" w:date="2014-09-10T14:55:00Z"/>
        </w:rPr>
      </w:pPr>
      <w:ins w:id="780" w:author="GUIZARD Maurice" w:date="2014-09-10T10:29:00Z">
        <w:r>
          <w:t xml:space="preserve">Constitution du message CRO PA reprend la spécification RATP </w:t>
        </w:r>
      </w:ins>
      <w:ins w:id="781" w:author="GUIZARD Maurice" w:date="2014-09-10T10:31:00Z">
        <w:r>
          <w:t>et se présentera comme suit :</w:t>
        </w:r>
      </w:ins>
    </w:p>
    <w:p w:rsidR="00860A9C" w:rsidRDefault="00860A9C" w:rsidP="00B144BE">
      <w:pPr>
        <w:pStyle w:val="Paragraphedeliste"/>
        <w:keepNext/>
        <w:rPr>
          <w:ins w:id="782" w:author="GUIZARD Maurice" w:date="2014-09-10T10:31:00Z"/>
        </w:rPr>
      </w:pPr>
    </w:p>
    <w:p w:rsidR="00B4665F" w:rsidRPr="006B3FA2" w:rsidRDefault="00B4665F" w:rsidP="00DA7288">
      <w:pPr>
        <w:pStyle w:val="Textestandard"/>
        <w:keepNext/>
        <w:widowControl/>
        <w:numPr>
          <w:ilvl w:val="0"/>
          <w:numId w:val="8"/>
        </w:numPr>
        <w:tabs>
          <w:tab w:val="clear" w:pos="426"/>
        </w:tabs>
        <w:adjustRightInd/>
        <w:spacing w:after="0"/>
        <w:rPr>
          <w:ins w:id="783" w:author="GUIZARD Maurice" w:date="2014-09-10T10:31:00Z"/>
          <w:sz w:val="22"/>
          <w:szCs w:val="18"/>
        </w:rPr>
      </w:pPr>
      <w:ins w:id="784" w:author="GUIZARD Maurice" w:date="2014-09-10T10:31:00Z">
        <w:r w:rsidRPr="006B3FA2">
          <w:rPr>
            <w:sz w:val="22"/>
            <w:szCs w:val="18"/>
          </w:rPr>
          <w:t xml:space="preserve">4 octet : horodatage début mission </w:t>
        </w:r>
      </w:ins>
    </w:p>
    <w:p w:rsidR="00B4665F" w:rsidRPr="006B3FA2" w:rsidRDefault="00B4665F" w:rsidP="00DA7288">
      <w:pPr>
        <w:pStyle w:val="Textestandard"/>
        <w:keepNext/>
        <w:widowControl/>
        <w:numPr>
          <w:ilvl w:val="0"/>
          <w:numId w:val="8"/>
        </w:numPr>
        <w:tabs>
          <w:tab w:val="clear" w:pos="426"/>
        </w:tabs>
        <w:adjustRightInd/>
        <w:spacing w:after="0"/>
        <w:rPr>
          <w:ins w:id="785" w:author="GUIZARD Maurice" w:date="2014-09-10T10:31:00Z"/>
          <w:sz w:val="22"/>
          <w:szCs w:val="18"/>
        </w:rPr>
      </w:pPr>
      <w:ins w:id="786" w:author="GUIZARD Maurice" w:date="2014-09-10T10:31:00Z">
        <w:r w:rsidRPr="006B3FA2">
          <w:rPr>
            <w:sz w:val="22"/>
            <w:szCs w:val="18"/>
          </w:rPr>
          <w:t>4 octet : horodatage fin mission</w:t>
        </w:r>
      </w:ins>
    </w:p>
    <w:p w:rsidR="00B4665F" w:rsidRPr="006B3FA2" w:rsidRDefault="00B4665F" w:rsidP="00DA7288">
      <w:pPr>
        <w:pStyle w:val="Textestandard"/>
        <w:keepNext/>
        <w:widowControl/>
        <w:numPr>
          <w:ilvl w:val="0"/>
          <w:numId w:val="8"/>
        </w:numPr>
        <w:tabs>
          <w:tab w:val="clear" w:pos="426"/>
        </w:tabs>
        <w:adjustRightInd/>
        <w:spacing w:after="0"/>
        <w:rPr>
          <w:ins w:id="787" w:author="GUIZARD Maurice" w:date="2014-09-10T10:31:00Z"/>
          <w:sz w:val="22"/>
          <w:szCs w:val="18"/>
        </w:rPr>
      </w:pPr>
      <w:ins w:id="788" w:author="GUIZARD Maurice" w:date="2014-09-10T10:31:00Z">
        <w:r w:rsidRPr="006B3FA2">
          <w:rPr>
            <w:sz w:val="22"/>
            <w:szCs w:val="18"/>
          </w:rPr>
          <w:t>1 octet : Le numéro du train</w:t>
        </w:r>
      </w:ins>
    </w:p>
    <w:p w:rsidR="00B4665F" w:rsidRPr="006B3FA2" w:rsidRDefault="00B4665F" w:rsidP="00DA7288">
      <w:pPr>
        <w:pStyle w:val="Textestandard"/>
        <w:keepNext/>
        <w:widowControl/>
        <w:numPr>
          <w:ilvl w:val="0"/>
          <w:numId w:val="8"/>
        </w:numPr>
        <w:tabs>
          <w:tab w:val="clear" w:pos="426"/>
        </w:tabs>
        <w:adjustRightInd/>
        <w:spacing w:after="0"/>
        <w:rPr>
          <w:ins w:id="789" w:author="GUIZARD Maurice" w:date="2014-09-10T10:31:00Z"/>
          <w:sz w:val="22"/>
          <w:szCs w:val="18"/>
        </w:rPr>
      </w:pPr>
      <w:ins w:id="790" w:author="GUIZARD Maurice" w:date="2014-09-10T10:31:00Z">
        <w:r w:rsidRPr="006B3FA2">
          <w:rPr>
            <w:sz w:val="22"/>
            <w:szCs w:val="18"/>
          </w:rPr>
          <w:t>1 octet : Le type de train (MI20, MI09)</w:t>
        </w:r>
      </w:ins>
    </w:p>
    <w:p w:rsidR="00B4665F" w:rsidRPr="006B3FA2" w:rsidRDefault="00B4665F" w:rsidP="00DA7288">
      <w:pPr>
        <w:pStyle w:val="Textestandard"/>
        <w:keepNext/>
        <w:widowControl/>
        <w:numPr>
          <w:ilvl w:val="0"/>
          <w:numId w:val="8"/>
        </w:numPr>
        <w:tabs>
          <w:tab w:val="clear" w:pos="426"/>
        </w:tabs>
        <w:adjustRightInd/>
        <w:spacing w:after="0"/>
        <w:rPr>
          <w:ins w:id="791" w:author="GUIZARD Maurice" w:date="2014-09-10T10:31:00Z"/>
          <w:sz w:val="22"/>
          <w:szCs w:val="18"/>
        </w:rPr>
      </w:pPr>
      <w:ins w:id="792" w:author="GUIZARD Maurice" w:date="2014-09-10T10:31:00Z">
        <w:r w:rsidRPr="006B3FA2">
          <w:rPr>
            <w:sz w:val="22"/>
            <w:szCs w:val="18"/>
          </w:rPr>
          <w:t>2 octet : Le code de la mission</w:t>
        </w:r>
      </w:ins>
    </w:p>
    <w:p w:rsidR="00B4665F" w:rsidRPr="006B3FA2" w:rsidRDefault="00B4665F" w:rsidP="00DA7288">
      <w:pPr>
        <w:pStyle w:val="Textestandard"/>
        <w:keepNext/>
        <w:widowControl/>
        <w:numPr>
          <w:ilvl w:val="0"/>
          <w:numId w:val="8"/>
        </w:numPr>
        <w:tabs>
          <w:tab w:val="clear" w:pos="426"/>
        </w:tabs>
        <w:adjustRightInd/>
        <w:spacing w:after="0"/>
        <w:rPr>
          <w:ins w:id="793" w:author="GUIZARD Maurice" w:date="2014-09-10T10:31:00Z"/>
          <w:sz w:val="22"/>
          <w:szCs w:val="18"/>
        </w:rPr>
      </w:pPr>
      <w:ins w:id="794" w:author="GUIZARD Maurice" w:date="2014-09-10T10:31:00Z">
        <w:r w:rsidRPr="006B3FA2">
          <w:rPr>
            <w:sz w:val="22"/>
            <w:szCs w:val="18"/>
          </w:rPr>
          <w:t>1 octet : Le type d’unité (simple / double)</w:t>
        </w:r>
      </w:ins>
    </w:p>
    <w:p w:rsidR="00B4665F" w:rsidRPr="006B3FA2" w:rsidRDefault="00B4665F" w:rsidP="00DA7288">
      <w:pPr>
        <w:pStyle w:val="Textestandard"/>
        <w:keepNext/>
        <w:widowControl/>
        <w:numPr>
          <w:ilvl w:val="0"/>
          <w:numId w:val="8"/>
        </w:numPr>
        <w:tabs>
          <w:tab w:val="clear" w:pos="426"/>
        </w:tabs>
        <w:adjustRightInd/>
        <w:spacing w:after="0"/>
        <w:rPr>
          <w:ins w:id="795" w:author="GUIZARD Maurice" w:date="2014-09-10T10:31:00Z"/>
          <w:sz w:val="22"/>
          <w:szCs w:val="18"/>
        </w:rPr>
      </w:pPr>
      <w:ins w:id="796" w:author="GUIZARD Maurice" w:date="2014-09-10T10:31:00Z">
        <w:r w:rsidRPr="006B3FA2">
          <w:rPr>
            <w:sz w:val="22"/>
            <w:szCs w:val="18"/>
          </w:rPr>
          <w:t>25 octets : 2 bits de données par secteur SACEM (parcouru entièrement en mode PA, partiellement, hors mode PA), avec réserve pour aller à 100 secteurs.</w:t>
        </w:r>
      </w:ins>
    </w:p>
    <w:p w:rsidR="00B4665F" w:rsidRPr="006B3FA2" w:rsidRDefault="00B4665F" w:rsidP="00DA7288">
      <w:pPr>
        <w:pStyle w:val="Textestandard"/>
        <w:keepNext/>
        <w:widowControl/>
        <w:numPr>
          <w:ilvl w:val="0"/>
          <w:numId w:val="8"/>
        </w:numPr>
        <w:tabs>
          <w:tab w:val="clear" w:pos="426"/>
        </w:tabs>
        <w:adjustRightInd/>
        <w:spacing w:after="0"/>
        <w:rPr>
          <w:ins w:id="797" w:author="GUIZARD Maurice" w:date="2014-09-10T10:31:00Z"/>
          <w:sz w:val="22"/>
          <w:szCs w:val="18"/>
        </w:rPr>
      </w:pPr>
      <w:ins w:id="798" w:author="GUIZARD Maurice" w:date="2014-09-10T10:31:00Z">
        <w:r w:rsidRPr="006B3FA2">
          <w:rPr>
            <w:sz w:val="22"/>
            <w:szCs w:val="18"/>
          </w:rPr>
          <w:t>1 octet : le nombre de FU survenu en mode PA,</w:t>
        </w:r>
      </w:ins>
    </w:p>
    <w:p w:rsidR="00B4665F" w:rsidRPr="006B3FA2" w:rsidRDefault="00B4665F" w:rsidP="00DA7288">
      <w:pPr>
        <w:pStyle w:val="Textestandard"/>
        <w:keepNext/>
        <w:widowControl/>
        <w:numPr>
          <w:ilvl w:val="0"/>
          <w:numId w:val="8"/>
        </w:numPr>
        <w:tabs>
          <w:tab w:val="clear" w:pos="426"/>
        </w:tabs>
        <w:adjustRightInd/>
        <w:spacing w:after="0"/>
        <w:rPr>
          <w:ins w:id="799" w:author="GUIZARD Maurice" w:date="2014-09-10T10:31:00Z"/>
          <w:sz w:val="22"/>
          <w:szCs w:val="18"/>
        </w:rPr>
      </w:pPr>
      <w:ins w:id="800" w:author="GUIZARD Maurice" w:date="2014-09-10T10:31:00Z">
        <w:r w:rsidRPr="006B3FA2">
          <w:rPr>
            <w:sz w:val="22"/>
            <w:szCs w:val="18"/>
          </w:rPr>
          <w:t>1 octet : le nombre d’arrêt au point d’arrêt de signalisation hors tolérance,</w:t>
        </w:r>
      </w:ins>
    </w:p>
    <w:p w:rsidR="00B4665F" w:rsidRPr="006B3FA2" w:rsidRDefault="00B4665F" w:rsidP="00DA7288">
      <w:pPr>
        <w:pStyle w:val="Textestandard"/>
        <w:keepNext/>
        <w:widowControl/>
        <w:numPr>
          <w:ilvl w:val="0"/>
          <w:numId w:val="8"/>
        </w:numPr>
        <w:tabs>
          <w:tab w:val="clear" w:pos="426"/>
        </w:tabs>
        <w:adjustRightInd/>
        <w:spacing w:after="0"/>
        <w:rPr>
          <w:ins w:id="801" w:author="GUIZARD Maurice" w:date="2014-09-10T10:31:00Z"/>
          <w:sz w:val="22"/>
          <w:szCs w:val="18"/>
        </w:rPr>
      </w:pPr>
      <w:ins w:id="802" w:author="GUIZARD Maurice" w:date="2014-09-10T10:31:00Z">
        <w:r w:rsidRPr="006B3FA2">
          <w:rPr>
            <w:sz w:val="22"/>
            <w:szCs w:val="18"/>
          </w:rPr>
          <w:t>1 octet : le nombre d’arrêt au point d’arrêt d’exploitation hors tolérance,</w:t>
        </w:r>
      </w:ins>
    </w:p>
    <w:p w:rsidR="00B4665F" w:rsidRPr="006B3FA2" w:rsidRDefault="00B4665F" w:rsidP="00DA7288">
      <w:pPr>
        <w:pStyle w:val="Textestandard"/>
        <w:keepNext/>
        <w:widowControl/>
        <w:numPr>
          <w:ilvl w:val="0"/>
          <w:numId w:val="8"/>
        </w:numPr>
        <w:tabs>
          <w:tab w:val="clear" w:pos="426"/>
        </w:tabs>
        <w:adjustRightInd/>
        <w:spacing w:after="0"/>
        <w:rPr>
          <w:ins w:id="803" w:author="GUIZARD Maurice" w:date="2014-09-10T10:31:00Z"/>
          <w:sz w:val="22"/>
          <w:szCs w:val="18"/>
        </w:rPr>
      </w:pPr>
      <w:ins w:id="804" w:author="GUIZARD Maurice" w:date="2014-09-10T10:31:00Z">
        <w:r w:rsidRPr="006B3FA2">
          <w:rPr>
            <w:sz w:val="22"/>
            <w:szCs w:val="18"/>
          </w:rPr>
          <w:t>1 octet : le nombre d’arrêt long en gare,</w:t>
        </w:r>
      </w:ins>
    </w:p>
    <w:p w:rsidR="00B4665F" w:rsidRPr="006B3FA2" w:rsidRDefault="00B4665F" w:rsidP="00DA7288">
      <w:pPr>
        <w:pStyle w:val="Textestandard"/>
        <w:keepNext/>
        <w:widowControl/>
        <w:numPr>
          <w:ilvl w:val="0"/>
          <w:numId w:val="8"/>
        </w:numPr>
        <w:tabs>
          <w:tab w:val="clear" w:pos="426"/>
        </w:tabs>
        <w:adjustRightInd/>
        <w:spacing w:after="0"/>
        <w:rPr>
          <w:ins w:id="805" w:author="GUIZARD Maurice" w:date="2014-09-10T10:31:00Z"/>
          <w:sz w:val="22"/>
          <w:szCs w:val="18"/>
        </w:rPr>
      </w:pPr>
      <w:ins w:id="806" w:author="GUIZARD Maurice" w:date="2014-09-10T10:31:00Z">
        <w:r w:rsidRPr="006B3FA2">
          <w:rPr>
            <w:sz w:val="22"/>
            <w:szCs w:val="18"/>
          </w:rPr>
          <w:t>1 octet : le nombre de défaut de démarrage,</w:t>
        </w:r>
      </w:ins>
    </w:p>
    <w:p w:rsidR="00B4665F" w:rsidRPr="006B3FA2" w:rsidRDefault="00B4665F" w:rsidP="00DA7288">
      <w:pPr>
        <w:pStyle w:val="Textestandard"/>
        <w:keepNext/>
        <w:widowControl/>
        <w:numPr>
          <w:ilvl w:val="0"/>
          <w:numId w:val="8"/>
        </w:numPr>
        <w:tabs>
          <w:tab w:val="clear" w:pos="426"/>
        </w:tabs>
        <w:adjustRightInd/>
        <w:spacing w:after="0"/>
        <w:rPr>
          <w:ins w:id="807" w:author="GUIZARD Maurice" w:date="2014-09-10T10:31:00Z"/>
          <w:sz w:val="22"/>
          <w:szCs w:val="18"/>
        </w:rPr>
      </w:pPr>
      <w:ins w:id="808" w:author="GUIZARD Maurice" w:date="2014-09-10T10:31:00Z">
        <w:r w:rsidRPr="006B3FA2">
          <w:rPr>
            <w:sz w:val="22"/>
            <w:szCs w:val="18"/>
          </w:rPr>
          <w:t>1 octet : le nombre de défaut de coincement FD,</w:t>
        </w:r>
      </w:ins>
    </w:p>
    <w:p w:rsidR="00B4665F" w:rsidRPr="006B3FA2" w:rsidRDefault="00B4665F" w:rsidP="00DA7288">
      <w:pPr>
        <w:pStyle w:val="Textestandard"/>
        <w:keepNext/>
        <w:widowControl/>
        <w:numPr>
          <w:ilvl w:val="0"/>
          <w:numId w:val="8"/>
        </w:numPr>
        <w:tabs>
          <w:tab w:val="clear" w:pos="426"/>
        </w:tabs>
        <w:adjustRightInd/>
        <w:spacing w:after="0"/>
        <w:rPr>
          <w:ins w:id="809" w:author="GUIZARD Maurice" w:date="2014-09-10T10:31:00Z"/>
          <w:sz w:val="22"/>
          <w:szCs w:val="18"/>
        </w:rPr>
      </w:pPr>
      <w:ins w:id="810" w:author="GUIZARD Maurice" w:date="2014-09-10T10:31:00Z">
        <w:r w:rsidRPr="006B3FA2">
          <w:rPr>
            <w:sz w:val="22"/>
            <w:szCs w:val="18"/>
          </w:rPr>
          <w:t>1 octet : le nombre de défaut arrêt long PA.</w:t>
        </w:r>
      </w:ins>
    </w:p>
    <w:p w:rsidR="00CA68C1" w:rsidRPr="00FC7025" w:rsidRDefault="00CA68C1">
      <w:pPr>
        <w:rPr>
          <w:ins w:id="811" w:author="GUIZARD Maurice" w:date="2014-09-09T18:56:00Z"/>
        </w:rPr>
      </w:pPr>
    </w:p>
    <w:p w:rsidR="002A0C1F" w:rsidRDefault="000039A0" w:rsidP="000039A0">
      <w:pPr>
        <w:pStyle w:val="Titre2"/>
        <w:tabs>
          <w:tab w:val="clear" w:pos="357"/>
        </w:tabs>
        <w:ind w:left="578" w:hanging="578"/>
        <w:rPr>
          <w:ins w:id="812" w:author="GUIZARD Maurice" w:date="2014-09-09T19:52:00Z"/>
        </w:rPr>
      </w:pPr>
      <w:bookmarkStart w:id="813" w:name="_Toc398632677"/>
      <w:ins w:id="814" w:author="GUIZARD Maurice" w:date="2014-09-09T19:51:00Z">
        <w:r>
          <w:t xml:space="preserve">Fourniture </w:t>
        </w:r>
      </w:ins>
      <w:ins w:id="815" w:author="GUIZARD Maurice" w:date="2014-09-09T18:53:00Z">
        <w:r w:rsidR="002A0C1F" w:rsidRPr="000039A0">
          <w:t>RATP</w:t>
        </w:r>
        <w:bookmarkEnd w:id="813"/>
        <w:r w:rsidR="002A0C1F" w:rsidRPr="000039A0">
          <w:t xml:space="preserve"> </w:t>
        </w:r>
      </w:ins>
    </w:p>
    <w:p w:rsidR="000039A0" w:rsidRPr="000039A0" w:rsidRDefault="000039A0" w:rsidP="000039A0">
      <w:pPr>
        <w:pStyle w:val="Textestandard"/>
        <w:rPr>
          <w:ins w:id="816" w:author="GUIZARD Maurice" w:date="2014-09-09T18:54:00Z"/>
        </w:rPr>
      </w:pPr>
      <w:ins w:id="817" w:author="GUIZARD Maurice" w:date="2014-09-09T19:52:00Z">
        <w:r>
          <w:t>La RATP aura à sa charge :</w:t>
        </w:r>
      </w:ins>
    </w:p>
    <w:p w:rsidR="002A0C1F" w:rsidRPr="00FC7025" w:rsidRDefault="002A0C1F" w:rsidP="00DA7288">
      <w:pPr>
        <w:pStyle w:val="Paragraphedeliste"/>
        <w:numPr>
          <w:ilvl w:val="0"/>
          <w:numId w:val="4"/>
        </w:numPr>
        <w:rPr>
          <w:ins w:id="818" w:author="GUIZARD Maurice" w:date="2014-09-09T18:54:00Z"/>
        </w:rPr>
      </w:pPr>
      <w:ins w:id="819" w:author="GUIZARD Maurice" w:date="2014-09-09T18:55:00Z">
        <w:r w:rsidRPr="00FC7025">
          <w:t>L</w:t>
        </w:r>
      </w:ins>
      <w:ins w:id="820" w:author="GUIZARD Maurice" w:date="2014-09-09T18:53:00Z">
        <w:r w:rsidRPr="00FC7025">
          <w:t>es accès</w:t>
        </w:r>
      </w:ins>
      <w:ins w:id="821" w:author="GUIZARD Maurice" w:date="2014-09-09T19:08:00Z">
        <w:r w:rsidR="0018062A" w:rsidRPr="00FC7025">
          <w:t>, le câblage</w:t>
        </w:r>
      </w:ins>
      <w:ins w:id="822" w:author="GUIZARD Maurice" w:date="2014-09-09T18:53:00Z">
        <w:r w:rsidRPr="00FC7025">
          <w:t xml:space="preserve"> </w:t>
        </w:r>
      </w:ins>
      <w:ins w:id="823" w:author="GUIZARD Maurice" w:date="2014-09-09T18:55:00Z">
        <w:r w:rsidRPr="00FC7025">
          <w:t xml:space="preserve">et la configuration du </w:t>
        </w:r>
      </w:ins>
      <w:ins w:id="824" w:author="GUIZARD Maurice" w:date="2014-09-09T18:53:00Z">
        <w:r w:rsidRPr="00FC7025">
          <w:t xml:space="preserve">TETRA </w:t>
        </w:r>
      </w:ins>
      <w:ins w:id="825" w:author="GUIZARD Maurice" w:date="2014-09-10T14:57:00Z">
        <w:r w:rsidR="00860A9C">
          <w:t xml:space="preserve">du RER-A </w:t>
        </w:r>
      </w:ins>
      <w:ins w:id="826" w:author="GUIZARD Maurice" w:date="2014-09-09T18:53:00Z">
        <w:r w:rsidRPr="00FC7025">
          <w:t xml:space="preserve">et </w:t>
        </w:r>
      </w:ins>
      <w:ins w:id="827" w:author="GUIZARD Maurice" w:date="2014-09-09T18:55:00Z">
        <w:r w:rsidRPr="00FC7025">
          <w:t xml:space="preserve">du </w:t>
        </w:r>
      </w:ins>
      <w:ins w:id="828" w:author="GUIZARD Maurice" w:date="2014-09-09T18:53:00Z">
        <w:r w:rsidRPr="00FC7025">
          <w:t xml:space="preserve">réseau </w:t>
        </w:r>
      </w:ins>
      <w:ins w:id="829" w:author="GUIZARD Maurice" w:date="2014-09-09T19:08:00Z">
        <w:r w:rsidR="0018062A" w:rsidRPr="00FC7025">
          <w:t xml:space="preserve">Ethernet </w:t>
        </w:r>
      </w:ins>
      <w:ins w:id="830" w:author="GUIZARD Maurice" w:date="2014-09-09T18:53:00Z">
        <w:r w:rsidRPr="00FC7025">
          <w:t>nécessaire au serveur</w:t>
        </w:r>
      </w:ins>
      <w:ins w:id="831" w:author="GUIZARD Maurice" w:date="2014-09-09T18:55:00Z">
        <w:r w:rsidRPr="00FC7025">
          <w:t xml:space="preserve"> SSO</w:t>
        </w:r>
      </w:ins>
    </w:p>
    <w:p w:rsidR="002A0C1F" w:rsidRPr="00FC7025" w:rsidRDefault="002A0C1F" w:rsidP="00DA7288">
      <w:pPr>
        <w:pStyle w:val="Paragraphedeliste"/>
        <w:numPr>
          <w:ilvl w:val="0"/>
          <w:numId w:val="4"/>
        </w:numPr>
        <w:rPr>
          <w:ins w:id="832" w:author="GUIZARD Maurice" w:date="2014-09-09T18:54:00Z"/>
        </w:rPr>
      </w:pPr>
      <w:ins w:id="833" w:author="GUIZARD Maurice" w:date="2014-09-09T18:54:00Z">
        <w:r w:rsidRPr="00FC7025">
          <w:t>L’alimentation 220v secouru</w:t>
        </w:r>
      </w:ins>
      <w:ins w:id="834" w:author="GUIZARD Maurice" w:date="2014-09-09T18:55:00Z">
        <w:r w:rsidRPr="00FC7025">
          <w:t>e</w:t>
        </w:r>
      </w:ins>
      <w:ins w:id="835" w:author="GUIZARD Maurice" w:date="2014-09-09T18:54:00Z">
        <w:r w:rsidRPr="00FC7025">
          <w:t xml:space="preserve"> pour le serveu</w:t>
        </w:r>
      </w:ins>
      <w:ins w:id="836" w:author="GUIZARD Maurice" w:date="2014-09-09T18:55:00Z">
        <w:r w:rsidRPr="00FC7025">
          <w:t>r SSO</w:t>
        </w:r>
      </w:ins>
    </w:p>
    <w:p w:rsidR="002A0C1F" w:rsidRPr="00FC7025" w:rsidRDefault="007D489B" w:rsidP="00DA7288">
      <w:pPr>
        <w:pStyle w:val="Paragraphedeliste"/>
        <w:numPr>
          <w:ilvl w:val="0"/>
          <w:numId w:val="4"/>
        </w:numPr>
        <w:rPr>
          <w:ins w:id="837" w:author="GUIZARD Maurice" w:date="2014-09-09T19:01:00Z"/>
        </w:rPr>
      </w:pPr>
      <w:ins w:id="838" w:author="GUIZARD Maurice" w:date="2014-09-09T19:02:00Z">
        <w:r w:rsidRPr="00FC7025">
          <w:t xml:space="preserve">Le câblage Ethernet entre la carte CCI </w:t>
        </w:r>
      </w:ins>
      <w:ins w:id="839" w:author="GUIZARD Maurice" w:date="2014-09-09T19:08:00Z">
        <w:r w:rsidR="0018062A" w:rsidRPr="00FC7025">
          <w:t>(</w:t>
        </w:r>
      </w:ins>
      <w:ins w:id="840" w:author="GUIZARD Maurice" w:date="2014-09-09T19:02:00Z">
        <w:r w:rsidRPr="00FC7025">
          <w:t>con</w:t>
        </w:r>
      </w:ins>
      <w:ins w:id="841" w:author="GUIZARD Maurice" w:date="2014-09-09T19:07:00Z">
        <w:r w:rsidR="0018062A" w:rsidRPr="00FC7025">
          <w:t>n</w:t>
        </w:r>
      </w:ins>
      <w:ins w:id="842" w:author="GUIZARD Maurice" w:date="2014-09-09T19:02:00Z">
        <w:r w:rsidRPr="00FC7025">
          <w:t>ecteur M12 en face avant) et le système TETRA de la cabine.</w:t>
        </w:r>
      </w:ins>
    </w:p>
    <w:p w:rsidR="00860A9C" w:rsidRDefault="00860A9C" w:rsidP="00DA7288">
      <w:pPr>
        <w:pStyle w:val="Paragraphedeliste"/>
        <w:numPr>
          <w:ilvl w:val="0"/>
          <w:numId w:val="4"/>
        </w:numPr>
        <w:rPr>
          <w:ins w:id="843" w:author="GUIZARD Maurice" w:date="2014-09-10T14:57:00Z"/>
        </w:rPr>
      </w:pPr>
      <w:ins w:id="844" w:author="GUIZARD Maurice" w:date="2014-09-10T14:57:00Z">
        <w:r>
          <w:t>La RATP mettra à disposition d’ALSTOM un réseau TETRA « minimal » permettant l’intégration du système en usine. Ce réseau TETRA sera (si nécessaire) configuré par la RATP.</w:t>
        </w:r>
      </w:ins>
    </w:p>
    <w:p w:rsidR="00860A9C" w:rsidRDefault="00860A9C" w:rsidP="00860A9C">
      <w:pPr>
        <w:pStyle w:val="Paragraphedeliste"/>
        <w:rPr>
          <w:ins w:id="845" w:author="GUIZARD Maurice" w:date="2014-09-10T14:57:00Z"/>
        </w:rPr>
      </w:pPr>
    </w:p>
    <w:p w:rsidR="000039A0" w:rsidRDefault="000039A0" w:rsidP="000039A0">
      <w:pPr>
        <w:pStyle w:val="Titre2"/>
        <w:tabs>
          <w:tab w:val="clear" w:pos="357"/>
        </w:tabs>
        <w:ind w:left="578" w:hanging="578"/>
        <w:rPr>
          <w:ins w:id="846" w:author="GUIZARD Maurice" w:date="2014-09-09T19:52:00Z"/>
        </w:rPr>
      </w:pPr>
      <w:bookmarkStart w:id="847" w:name="_Toc398632678"/>
      <w:ins w:id="848" w:author="GUIZARD Maurice" w:date="2014-09-09T19:52:00Z">
        <w:r>
          <w:t>Fourniture ALSTOM</w:t>
        </w:r>
        <w:bookmarkEnd w:id="847"/>
        <w:r w:rsidRPr="000039A0">
          <w:t xml:space="preserve"> </w:t>
        </w:r>
      </w:ins>
    </w:p>
    <w:p w:rsidR="007D489B" w:rsidRPr="000039A0" w:rsidRDefault="006A6875">
      <w:pPr>
        <w:rPr>
          <w:ins w:id="849" w:author="GUIZARD Maurice" w:date="2014-09-09T18:57:00Z"/>
        </w:rPr>
      </w:pPr>
      <w:ins w:id="850" w:author="GUIZARD Maurice" w:date="2014-09-09T18:52:00Z">
        <w:r w:rsidRPr="000039A0">
          <w:t xml:space="preserve">ALSTOM fournira </w:t>
        </w:r>
      </w:ins>
      <w:ins w:id="851" w:author="GUIZARD Maurice" w:date="2014-09-09T18:57:00Z">
        <w:r w:rsidR="007D489B" w:rsidRPr="000039A0">
          <w:t xml:space="preserve">: </w:t>
        </w:r>
      </w:ins>
    </w:p>
    <w:p w:rsidR="006A6875" w:rsidRDefault="006A6875" w:rsidP="00DA7288">
      <w:pPr>
        <w:pStyle w:val="Paragraphedeliste"/>
        <w:numPr>
          <w:ilvl w:val="0"/>
          <w:numId w:val="4"/>
        </w:numPr>
        <w:rPr>
          <w:ins w:id="852" w:author="GUIZARD Maurice" w:date="2014-09-09T19:55:00Z"/>
        </w:rPr>
      </w:pPr>
      <w:ins w:id="853" w:author="GUIZARD Maurice" w:date="2014-09-09T18:52:00Z">
        <w:r w:rsidRPr="00FC7025">
          <w:t xml:space="preserve">un serveur </w:t>
        </w:r>
      </w:ins>
      <w:ins w:id="854" w:author="GUIZARD Maurice" w:date="2014-09-09T18:53:00Z">
        <w:r w:rsidR="002A0C1F" w:rsidRPr="00FC7025">
          <w:t xml:space="preserve">PC sous </w:t>
        </w:r>
      </w:ins>
      <w:ins w:id="855" w:author="GUIZARD Maurice" w:date="2014-09-09T19:09:00Z">
        <w:r w:rsidR="0018062A" w:rsidRPr="00FC7025">
          <w:t>Wi</w:t>
        </w:r>
      </w:ins>
      <w:ins w:id="856" w:author="GUIZARD Maurice" w:date="2014-09-09T18:53:00Z">
        <w:r w:rsidR="002A0C1F" w:rsidRPr="00FC7025">
          <w:t>ndows</w:t>
        </w:r>
      </w:ins>
      <w:ins w:id="857" w:author="GUIZARD Maurice" w:date="2014-09-09T19:09:00Z">
        <w:r w:rsidR="0018062A" w:rsidRPr="00FC7025">
          <w:t xml:space="preserve"> de Microsoft </w:t>
        </w:r>
      </w:ins>
      <w:ins w:id="858" w:author="GUIZARD Maurice" w:date="2014-09-09T19:08:00Z">
        <w:r w:rsidR="0018062A" w:rsidRPr="00FC7025">
          <w:t>avec redondance Raid 1 d</w:t>
        </w:r>
      </w:ins>
      <w:ins w:id="859" w:author="GUIZARD Maurice" w:date="2014-09-09T19:09:00Z">
        <w:r w:rsidR="0018062A" w:rsidRPr="00FC7025">
          <w:t>u</w:t>
        </w:r>
      </w:ins>
      <w:ins w:id="860" w:author="GUIZARD Maurice" w:date="2014-09-09T19:08:00Z">
        <w:r w:rsidR="0018062A" w:rsidRPr="00FC7025">
          <w:t xml:space="preserve"> disque dur</w:t>
        </w:r>
      </w:ins>
      <w:ins w:id="861" w:author="GUIZARD Maurice" w:date="2014-09-09T19:55:00Z">
        <w:r w:rsidR="00FA4FC0">
          <w:t>.</w:t>
        </w:r>
      </w:ins>
    </w:p>
    <w:p w:rsidR="00FA4FC0" w:rsidRPr="00FC7025" w:rsidRDefault="00FA4FC0" w:rsidP="00DA7288">
      <w:pPr>
        <w:pStyle w:val="Paragraphedeliste"/>
        <w:numPr>
          <w:ilvl w:val="0"/>
          <w:numId w:val="4"/>
        </w:numPr>
        <w:rPr>
          <w:ins w:id="862" w:author="GUIZARD Maurice" w:date="2014-09-09T18:58:00Z"/>
        </w:rPr>
      </w:pPr>
      <w:ins w:id="863" w:author="GUIZARD Maurice" w:date="2014-09-09T19:56:00Z">
        <w:r>
          <w:t>u</w:t>
        </w:r>
      </w:ins>
      <w:ins w:id="864" w:author="GUIZARD Maurice" w:date="2014-09-09T19:55:00Z">
        <w:r>
          <w:t>n écran de 22</w:t>
        </w:r>
      </w:ins>
      <w:ins w:id="865" w:author="GUIZARD Maurice" w:date="2014-09-09T19:56:00Z">
        <w:r>
          <w:t xml:space="preserve"> </w:t>
        </w:r>
      </w:ins>
      <w:ins w:id="866" w:author="GUIZARD Maurice" w:date="2014-09-09T20:12:00Z">
        <w:r w:rsidR="00AC62EE">
          <w:t>pouces</w:t>
        </w:r>
      </w:ins>
      <w:ins w:id="867" w:author="GUIZARD Maurice" w:date="2014-09-09T20:08:00Z">
        <w:r w:rsidR="00AC62EE">
          <w:t>, d’un</w:t>
        </w:r>
      </w:ins>
      <w:ins w:id="868" w:author="GUIZARD Maurice" w:date="2014-09-09T19:56:00Z">
        <w:r>
          <w:t xml:space="preserve"> clavier  et d’une souri</w:t>
        </w:r>
      </w:ins>
      <w:ins w:id="869" w:author="GUIZARD Maurice" w:date="2014-09-09T20:08:00Z">
        <w:r w:rsidR="00AC62EE">
          <w:t>s.</w:t>
        </w:r>
      </w:ins>
    </w:p>
    <w:p w:rsidR="007D489B" w:rsidRPr="00FC7025" w:rsidRDefault="007D489B" w:rsidP="00DA7288">
      <w:pPr>
        <w:pStyle w:val="Paragraphedeliste"/>
        <w:numPr>
          <w:ilvl w:val="0"/>
          <w:numId w:val="4"/>
        </w:numPr>
        <w:rPr>
          <w:ins w:id="870" w:author="GUIZARD Maurice" w:date="2014-09-09T18:57:00Z"/>
        </w:rPr>
      </w:pPr>
      <w:ins w:id="871" w:author="GUIZARD Maurice" w:date="2014-09-09T18:58:00Z">
        <w:r w:rsidRPr="00FC7025">
          <w:t>une base de donnée</w:t>
        </w:r>
      </w:ins>
      <w:ins w:id="872" w:author="GUIZARD Maurice" w:date="2014-09-09T18:59:00Z">
        <w:r w:rsidRPr="00FC7025">
          <w:t>s</w:t>
        </w:r>
      </w:ins>
      <w:ins w:id="873" w:author="GUIZARD Maurice" w:date="2014-09-09T18:58:00Z">
        <w:r w:rsidRPr="00FC7025">
          <w:t xml:space="preserve"> Open </w:t>
        </w:r>
      </w:ins>
      <w:ins w:id="874" w:author="GUIZARD Maurice" w:date="2014-09-09T18:59:00Z">
        <w:r w:rsidRPr="00FC7025">
          <w:t>S</w:t>
        </w:r>
      </w:ins>
      <w:ins w:id="875" w:author="GUIZARD Maurice" w:date="2014-09-09T18:58:00Z">
        <w:r w:rsidRPr="00FC7025">
          <w:t>ource</w:t>
        </w:r>
      </w:ins>
      <w:ins w:id="876" w:author="GUIZARD Maurice" w:date="2014-09-09T18:59:00Z">
        <w:r w:rsidRPr="00FC7025">
          <w:t xml:space="preserve">, la base de </w:t>
        </w:r>
      </w:ins>
      <w:ins w:id="877" w:author="GUIZARD Maurice" w:date="2014-09-09T19:52:00Z">
        <w:r w:rsidR="000039A0" w:rsidRPr="00FC7025">
          <w:t>données</w:t>
        </w:r>
      </w:ins>
      <w:ins w:id="878" w:author="GUIZARD Maurice" w:date="2014-09-09T18:59:00Z">
        <w:r w:rsidRPr="00FC7025">
          <w:t xml:space="preserve"> </w:t>
        </w:r>
      </w:ins>
      <w:proofErr w:type="spellStart"/>
      <w:ins w:id="879" w:author="GUIZARD Maurice" w:date="2014-09-09T18:58:00Z">
        <w:r w:rsidRPr="00FC7025">
          <w:t>PostGresSql</w:t>
        </w:r>
        <w:proofErr w:type="spellEnd"/>
        <w:r w:rsidRPr="00FC7025">
          <w:t xml:space="preserve"> est </w:t>
        </w:r>
      </w:ins>
      <w:ins w:id="880" w:author="GUIZARD Maurice" w:date="2014-09-09T19:52:00Z">
        <w:r w:rsidR="000039A0" w:rsidRPr="00FC7025">
          <w:t>proposée</w:t>
        </w:r>
      </w:ins>
      <w:ins w:id="881" w:author="GUIZARD Maurice" w:date="2014-09-09T18:59:00Z">
        <w:r w:rsidRPr="00FC7025">
          <w:t>.</w:t>
        </w:r>
      </w:ins>
      <w:ins w:id="882" w:author="GUIZARD Maurice" w:date="2014-09-09T19:55:00Z">
        <w:r w:rsidR="000039A0" w:rsidRPr="000039A0">
          <w:t xml:space="preserve"> </w:t>
        </w:r>
        <w:r w:rsidR="000039A0">
          <w:t>La base de données d’une profondeur de 12 mois, les données plus anciennes seront purgées régulièrement.</w:t>
        </w:r>
      </w:ins>
    </w:p>
    <w:p w:rsidR="007D489B" w:rsidRPr="00FC7025" w:rsidRDefault="007D489B" w:rsidP="00DA7288">
      <w:pPr>
        <w:pStyle w:val="Paragraphedeliste"/>
        <w:numPr>
          <w:ilvl w:val="0"/>
          <w:numId w:val="4"/>
        </w:numPr>
        <w:rPr>
          <w:ins w:id="883" w:author="GUIZARD Maurice" w:date="2014-09-09T18:59:00Z"/>
        </w:rPr>
      </w:pPr>
      <w:ins w:id="884" w:author="GUIZARD Maurice" w:date="2014-09-09T18:57:00Z">
        <w:r w:rsidRPr="00FC7025">
          <w:t xml:space="preserve">un logiciel </w:t>
        </w:r>
      </w:ins>
      <w:ins w:id="885" w:author="GUIZARD Maurice" w:date="2014-09-09T20:14:00Z">
        <w:r w:rsidR="00AC62EE">
          <w:t xml:space="preserve">développé par ALSTOM </w:t>
        </w:r>
      </w:ins>
      <w:ins w:id="886" w:author="GUIZARD Maurice" w:date="2014-09-09T18:57:00Z">
        <w:r w:rsidRPr="00FC7025">
          <w:t xml:space="preserve">permettant la </w:t>
        </w:r>
      </w:ins>
      <w:ins w:id="887" w:author="GUIZARD Maurice" w:date="2014-09-09T19:25:00Z">
        <w:r w:rsidR="00CA68C1" w:rsidRPr="00FC7025">
          <w:t>réception</w:t>
        </w:r>
      </w:ins>
      <w:ins w:id="888" w:author="GUIZARD Maurice" w:date="2014-09-09T18:57:00Z">
        <w:r w:rsidRPr="00FC7025">
          <w:t xml:space="preserve"> </w:t>
        </w:r>
      </w:ins>
      <w:ins w:id="889" w:author="GUIZARD Maurice" w:date="2014-09-09T19:00:00Z">
        <w:r w:rsidRPr="00FC7025">
          <w:t xml:space="preserve">en continu </w:t>
        </w:r>
      </w:ins>
      <w:ins w:id="890" w:author="GUIZARD Maurice" w:date="2014-09-09T18:59:00Z">
        <w:r w:rsidRPr="00FC7025">
          <w:t>des SMS des rames RER-A</w:t>
        </w:r>
      </w:ins>
      <w:ins w:id="891" w:author="GUIZARD Maurice" w:date="2014-09-09T19:00:00Z">
        <w:r w:rsidRPr="00FC7025">
          <w:t xml:space="preserve"> et </w:t>
        </w:r>
      </w:ins>
      <w:ins w:id="892" w:author="GUIZARD Maurice" w:date="2014-09-09T19:52:00Z">
        <w:r w:rsidR="000039A0">
          <w:t xml:space="preserve">assurant </w:t>
        </w:r>
      </w:ins>
      <w:ins w:id="893" w:author="GUIZARD Maurice" w:date="2014-09-09T19:00:00Z">
        <w:r w:rsidRPr="00FC7025">
          <w:t>l</w:t>
        </w:r>
      </w:ins>
      <w:ins w:id="894" w:author="GUIZARD Maurice" w:date="2014-09-09T19:01:00Z">
        <w:r w:rsidRPr="00FC7025">
          <w:t>’ali</w:t>
        </w:r>
        <w:r w:rsidR="000039A0">
          <w:t>mentation de la base de données</w:t>
        </w:r>
      </w:ins>
      <w:ins w:id="895" w:author="GUIZARD Maurice" w:date="2014-09-09T19:49:00Z">
        <w:r w:rsidR="000039A0">
          <w:t xml:space="preserve"> (l’unicité du SMS sera assurée)</w:t>
        </w:r>
      </w:ins>
    </w:p>
    <w:p w:rsidR="007D489B" w:rsidRDefault="007D489B" w:rsidP="00DA7288">
      <w:pPr>
        <w:pStyle w:val="Paragraphedeliste"/>
        <w:numPr>
          <w:ilvl w:val="0"/>
          <w:numId w:val="4"/>
        </w:numPr>
        <w:rPr>
          <w:ins w:id="896" w:author="GUIZARD Maurice" w:date="2014-09-09T19:55:00Z"/>
        </w:rPr>
      </w:pPr>
      <w:ins w:id="897" w:author="GUIZARD Maurice" w:date="2014-09-09T19:00:00Z">
        <w:r w:rsidRPr="00FC7025">
          <w:t xml:space="preserve">un logiciel </w:t>
        </w:r>
      </w:ins>
      <w:ins w:id="898" w:author="GUIZARD Maurice" w:date="2014-09-09T20:14:00Z">
        <w:r w:rsidR="00AC62EE">
          <w:t xml:space="preserve">développé par ALSTOM </w:t>
        </w:r>
      </w:ins>
      <w:ins w:id="899" w:author="GUIZARD Maurice" w:date="2014-09-09T19:53:00Z">
        <w:r w:rsidR="000039A0">
          <w:t>a</w:t>
        </w:r>
      </w:ins>
      <w:ins w:id="900" w:author="GUIZARD Maurice" w:date="2014-09-09T19:01:00Z">
        <w:r w:rsidRPr="00FC7025">
          <w:t>ssurant l’interface utilisateur</w:t>
        </w:r>
      </w:ins>
      <w:ins w:id="901" w:author="GUIZARD Maurice" w:date="2014-09-09T19:25:00Z">
        <w:r w:rsidR="00CA68C1">
          <w:t xml:space="preserve"> qui disposera</w:t>
        </w:r>
      </w:ins>
      <w:ins w:id="902" w:author="GUIZARD Maurice" w:date="2014-09-09T20:12:00Z">
        <w:r w:rsidR="00AC62EE">
          <w:t xml:space="preserve"> </w:t>
        </w:r>
      </w:ins>
      <w:ins w:id="903" w:author="DECOOPMAN Alexandre" w:date="2014-09-16T12:28:00Z">
        <w:r w:rsidR="00CF7B67">
          <w:t xml:space="preserve">de </w:t>
        </w:r>
      </w:ins>
      <w:ins w:id="904" w:author="GUIZARD Maurice" w:date="2014-09-09T20:12:00Z">
        <w:r w:rsidR="00AC62EE">
          <w:t xml:space="preserve">3 écrans </w:t>
        </w:r>
      </w:ins>
      <w:ins w:id="905" w:author="GUIZARD Maurice" w:date="2014-09-09T20:14:00Z">
        <w:r w:rsidR="00AC62EE">
          <w:t>différents</w:t>
        </w:r>
      </w:ins>
      <w:ins w:id="906" w:author="GUIZARD Maurice" w:date="2014-09-09T20:12:00Z">
        <w:r w:rsidR="00AC62EE">
          <w:t>, qui seront</w:t>
        </w:r>
      </w:ins>
      <w:ins w:id="907" w:author="GUIZARD Maurice" w:date="2014-09-09T19:25:00Z">
        <w:r w:rsidR="00CA68C1">
          <w:t> :</w:t>
        </w:r>
      </w:ins>
    </w:p>
    <w:p w:rsidR="000039A0" w:rsidRDefault="000039A0" w:rsidP="000039A0">
      <w:pPr>
        <w:pStyle w:val="Paragraphedeliste"/>
        <w:rPr>
          <w:ins w:id="908" w:author="GUIZARD Maurice" w:date="2014-09-09T19:25:00Z"/>
        </w:rPr>
      </w:pPr>
    </w:p>
    <w:p w:rsidR="0018062A" w:rsidRDefault="00CA68C1" w:rsidP="00DA7288">
      <w:pPr>
        <w:pStyle w:val="Textestandard"/>
        <w:keepNext/>
        <w:widowControl/>
        <w:numPr>
          <w:ilvl w:val="1"/>
          <w:numId w:val="4"/>
        </w:numPr>
        <w:rPr>
          <w:ins w:id="909" w:author="GUIZARD Maurice" w:date="2014-09-09T19:11:00Z"/>
        </w:rPr>
      </w:pPr>
      <w:ins w:id="910" w:author="GUIZARD Maurice" w:date="2014-09-09T19:25:00Z">
        <w:r w:rsidRPr="000039A0">
          <w:rPr>
            <w:b/>
          </w:rPr>
          <w:t>un</w:t>
        </w:r>
      </w:ins>
      <w:ins w:id="911" w:author="GUIZARD Maurice" w:date="2014-09-09T19:11:00Z">
        <w:r w:rsidR="0018062A" w:rsidRPr="000039A0">
          <w:rPr>
            <w:b/>
          </w:rPr>
          <w:t xml:space="preserve"> écran de supervision</w:t>
        </w:r>
        <w:r w:rsidR="0018062A">
          <w:t xml:space="preserve"> de tous les trains du parc RER-A</w:t>
        </w:r>
      </w:ins>
      <w:ins w:id="912" w:author="GUIZARD Maurice" w:date="2014-09-09T20:02:00Z">
        <w:r w:rsidR="00FA4FC0">
          <w:t xml:space="preserve"> permettant d’avoir un état instantané des échanges du système SSO</w:t>
        </w:r>
      </w:ins>
      <w:ins w:id="913" w:author="GUIZARD Maurice" w:date="2014-09-09T19:11:00Z">
        <w:r w:rsidR="0018062A">
          <w:t xml:space="preserve">,  l’IHM </w:t>
        </w:r>
      </w:ins>
      <w:ins w:id="914" w:author="GUIZARD Maurice" w:date="2014-09-09T20:02:00Z">
        <w:r w:rsidR="00FA4FC0">
          <w:t xml:space="preserve">sera la </w:t>
        </w:r>
      </w:ins>
      <w:ins w:id="915" w:author="GUIZARD Maurice" w:date="2014-09-09T19:11:00Z">
        <w:r w:rsidR="0018062A">
          <w:t>suivante :</w:t>
        </w:r>
      </w:ins>
    </w:p>
    <w:p w:rsidR="0018062A" w:rsidRDefault="0018062A" w:rsidP="00EF2F1D">
      <w:pPr>
        <w:pStyle w:val="Textestandard"/>
        <w:keepNext/>
        <w:widowControl/>
        <w:rPr>
          <w:ins w:id="916" w:author="GUIZARD Maurice" w:date="2014-09-09T19:11:00Z"/>
        </w:rPr>
      </w:pPr>
    </w:p>
    <w:p w:rsidR="0018062A" w:rsidRDefault="0018062A" w:rsidP="00EF2F1D">
      <w:pPr>
        <w:pStyle w:val="Textestandard"/>
        <w:keepNext/>
        <w:widowControl/>
        <w:jc w:val="center"/>
        <w:rPr>
          <w:ins w:id="917" w:author="GUIZARD Maurice" w:date="2014-09-09T19:11:00Z"/>
        </w:rPr>
      </w:pPr>
      <w:ins w:id="918" w:author="GUIZARD Maurice" w:date="2014-09-09T19:11:00Z">
        <w:r>
          <w:rPr>
            <w:noProof/>
          </w:rPr>
          <w:drawing>
            <wp:inline distT="0" distB="0" distL="0" distR="0" wp14:anchorId="0D8454EA" wp14:editId="28BA4E54">
              <wp:extent cx="4905375" cy="2392078"/>
              <wp:effectExtent l="0" t="0" r="0" b="8255"/>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8139" cy="2393426"/>
                      </a:xfrm>
                      <a:prstGeom prst="rect">
                        <a:avLst/>
                      </a:prstGeom>
                      <a:noFill/>
                    </pic:spPr>
                  </pic:pic>
                </a:graphicData>
              </a:graphic>
            </wp:inline>
          </w:drawing>
        </w:r>
      </w:ins>
    </w:p>
    <w:p w:rsidR="0018062A" w:rsidRDefault="0018062A" w:rsidP="0018062A">
      <w:pPr>
        <w:pStyle w:val="Textestandard"/>
        <w:rPr>
          <w:ins w:id="919" w:author="GUIZARD Maurice" w:date="2014-09-09T20:03:00Z"/>
        </w:rPr>
      </w:pPr>
    </w:p>
    <w:p w:rsidR="00FA4FC0" w:rsidRDefault="00FA4FC0" w:rsidP="0018062A">
      <w:pPr>
        <w:pStyle w:val="Textestandard"/>
        <w:rPr>
          <w:ins w:id="920" w:author="GUIZARD Maurice" w:date="2014-09-09T19:11:00Z"/>
        </w:rPr>
      </w:pPr>
    </w:p>
    <w:p w:rsidR="0018062A" w:rsidRDefault="00CA68C1" w:rsidP="00DA7288">
      <w:pPr>
        <w:pStyle w:val="Textestandard"/>
        <w:numPr>
          <w:ilvl w:val="0"/>
          <w:numId w:val="5"/>
        </w:numPr>
        <w:rPr>
          <w:ins w:id="921" w:author="DECOOPMAN Alexandre" w:date="2014-09-16T12:08:00Z"/>
        </w:rPr>
      </w:pPr>
      <w:ins w:id="922" w:author="GUIZARD Maurice" w:date="2014-09-09T19:26:00Z">
        <w:r w:rsidRPr="000039A0">
          <w:rPr>
            <w:b/>
          </w:rPr>
          <w:t>un écran</w:t>
        </w:r>
      </w:ins>
      <w:ins w:id="923" w:author="GUIZARD Maurice" w:date="2014-09-09T19:11:00Z">
        <w:r w:rsidR="0018062A" w:rsidRPr="000039A0">
          <w:rPr>
            <w:b/>
          </w:rPr>
          <w:t xml:space="preserve"> de désarchivage des données</w:t>
        </w:r>
      </w:ins>
      <w:ins w:id="924" w:author="GUIZARD Maurice" w:date="2014-09-09T19:26:00Z">
        <w:r>
          <w:t>. Cet é</w:t>
        </w:r>
      </w:ins>
      <w:ins w:id="925" w:author="GUIZARD Maurice" w:date="2014-09-09T19:11:00Z">
        <w:r w:rsidR="0018062A">
          <w:t>cran proposera des filtres simples, qui pourront être combinés par l’opérateur.</w:t>
        </w:r>
      </w:ins>
      <w:ins w:id="926" w:author="GUIZARD Maurice" w:date="2014-09-09T19:27:00Z">
        <w:r>
          <w:t xml:space="preserve"> </w:t>
        </w:r>
      </w:ins>
      <w:ins w:id="927" w:author="GUIZARD Maurice" w:date="2014-09-09T19:11:00Z">
        <w:r>
          <w:t>Les filtres simples seront</w:t>
        </w:r>
      </w:ins>
      <w:ins w:id="928" w:author="GUIZARD Maurice" w:date="2014-09-09T20:04:00Z">
        <w:r w:rsidR="00FA4FC0">
          <w:t> :</w:t>
        </w:r>
      </w:ins>
      <w:ins w:id="929" w:author="GUIZARD Maurice" w:date="2014-09-09T20:03:00Z">
        <w:r w:rsidR="00FA4FC0">
          <w:t xml:space="preserve"> Filtrage t</w:t>
        </w:r>
      </w:ins>
      <w:ins w:id="930" w:author="GUIZARD Maurice" w:date="2014-09-09T19:27:00Z">
        <w:r>
          <w:t>ype de CRS/CRO</w:t>
        </w:r>
      </w:ins>
      <w:ins w:id="931" w:author="GUIZARD Maurice" w:date="2014-09-09T19:28:00Z">
        <w:r>
          <w:t xml:space="preserve">, </w:t>
        </w:r>
      </w:ins>
      <w:ins w:id="932" w:author="GUIZARD Maurice" w:date="2014-09-09T19:11:00Z">
        <w:r w:rsidR="0018062A">
          <w:t>Filtrage temporel (date/heure début et date/heure fin)</w:t>
        </w:r>
      </w:ins>
      <w:ins w:id="933" w:author="GUIZARD Maurice" w:date="2014-09-09T19:28:00Z">
        <w:r>
          <w:t xml:space="preserve">, </w:t>
        </w:r>
      </w:ins>
      <w:ins w:id="934" w:author="GUIZARD Maurice" w:date="2014-09-09T19:11:00Z">
        <w:r w:rsidR="0018062A">
          <w:t>Filtrage du code mission</w:t>
        </w:r>
      </w:ins>
      <w:ins w:id="935" w:author="GUIZARD Maurice" w:date="2014-09-09T19:28:00Z">
        <w:r>
          <w:t xml:space="preserve">, </w:t>
        </w:r>
      </w:ins>
      <w:ins w:id="936" w:author="GUIZARD Maurice" w:date="2014-09-09T19:11:00Z">
        <w:r w:rsidR="0018062A">
          <w:t>Filtrage du numéro de train</w:t>
        </w:r>
      </w:ins>
      <w:ins w:id="937" w:author="GUIZARD Maurice" w:date="2014-09-09T19:28:00Z">
        <w:r>
          <w:t xml:space="preserve">. </w:t>
        </w:r>
      </w:ins>
      <w:ins w:id="938" w:author="GUIZARD Maurice" w:date="2014-09-09T19:11:00Z">
        <w:r w:rsidR="0018062A">
          <w:t xml:space="preserve">Les données extraites de la base de données seront affichées à l’écran </w:t>
        </w:r>
      </w:ins>
      <w:ins w:id="939" w:author="GUIZARD Maurice" w:date="2014-09-09T19:29:00Z">
        <w:r>
          <w:t xml:space="preserve">dans une liste </w:t>
        </w:r>
      </w:ins>
      <w:ins w:id="940" w:author="GUIZARD Maurice" w:date="2014-09-09T19:11:00Z">
        <w:r w:rsidR="0018062A">
          <w:t>(dans la limite de 500 lignes)</w:t>
        </w:r>
      </w:ins>
      <w:ins w:id="941" w:author="GUIZARD Maurice" w:date="2014-09-09T20:04:00Z">
        <w:r w:rsidR="00FA4FC0">
          <w:t>. U</w:t>
        </w:r>
      </w:ins>
      <w:ins w:id="942" w:author="GUIZARD Maurice" w:date="2014-09-09T19:29:00Z">
        <w:r>
          <w:t xml:space="preserve">n double-clic sur un élément de la liste permettra d’avoir le détail du CRS/CRO. </w:t>
        </w:r>
      </w:ins>
      <w:ins w:id="943" w:author="GUIZARD Maurice" w:date="2014-09-09T19:11:00Z">
        <w:r w:rsidR="0018062A">
          <w:t>Les do</w:t>
        </w:r>
        <w:r>
          <w:t xml:space="preserve">nnées affichées </w:t>
        </w:r>
        <w:r w:rsidR="0018062A">
          <w:t>seront transférables dans un fichier compatible Excel (fichier texte .csv)</w:t>
        </w:r>
      </w:ins>
      <w:ins w:id="944" w:author="GUIZARD Maurice" w:date="2014-09-09T19:30:00Z">
        <w:r>
          <w:t>.</w:t>
        </w:r>
      </w:ins>
    </w:p>
    <w:p w:rsidR="00EF2F1D" w:rsidRDefault="00EF2F1D" w:rsidP="00EF2F1D">
      <w:pPr>
        <w:pStyle w:val="Textestandard"/>
        <w:ind w:left="1069"/>
        <w:rPr>
          <w:ins w:id="945" w:author="GUIZARD Maurice" w:date="2014-09-09T19:31:00Z"/>
        </w:rPr>
      </w:pPr>
    </w:p>
    <w:p w:rsidR="0018062A" w:rsidRDefault="000039A0" w:rsidP="00DA7288">
      <w:pPr>
        <w:pStyle w:val="Textestandard"/>
        <w:numPr>
          <w:ilvl w:val="0"/>
          <w:numId w:val="5"/>
        </w:numPr>
        <w:rPr>
          <w:ins w:id="946" w:author="GUIZARD Maurice" w:date="2014-09-09T19:11:00Z"/>
        </w:rPr>
      </w:pPr>
      <w:ins w:id="947" w:author="GUIZARD Maurice" w:date="2014-09-09T19:54:00Z">
        <w:r w:rsidRPr="000039A0">
          <w:rPr>
            <w:b/>
          </w:rPr>
          <w:t xml:space="preserve">un </w:t>
        </w:r>
      </w:ins>
      <w:ins w:id="948" w:author="GUIZARD Maurice" w:date="2014-09-09T19:11:00Z">
        <w:r w:rsidR="0018062A" w:rsidRPr="000039A0">
          <w:rPr>
            <w:b/>
          </w:rPr>
          <w:t>écran de configuration</w:t>
        </w:r>
        <w:r w:rsidR="0018062A">
          <w:t xml:space="preserve"> qui permettra de renseigner les données utiles au fonctionnement du système</w:t>
        </w:r>
      </w:ins>
      <w:ins w:id="949" w:author="GUIZARD Maurice" w:date="2014-09-09T19:54:00Z">
        <w:r>
          <w:t xml:space="preserve"> SSO</w:t>
        </w:r>
      </w:ins>
    </w:p>
    <w:p w:rsidR="0018062A" w:rsidRPr="00905CCB" w:rsidRDefault="0018062A" w:rsidP="000039A0"/>
    <w:sectPr w:rsidR="0018062A" w:rsidRPr="00905CCB" w:rsidSect="0052415C">
      <w:footerReference w:type="default" r:id="rId33"/>
      <w:pgSz w:w="11906" w:h="16838" w:code="9"/>
      <w:pgMar w:top="2268" w:right="851" w:bottom="1134" w:left="1418" w:header="56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A87" w:rsidRDefault="00350A87">
      <w:r>
        <w:separator/>
      </w:r>
    </w:p>
  </w:endnote>
  <w:endnote w:type="continuationSeparator" w:id="0">
    <w:p w:rsidR="00350A87" w:rsidRDefault="00350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stom">
    <w:panose1 w:val="02000503020000020004"/>
    <w:charset w:val="00"/>
    <w:family w:val="auto"/>
    <w:pitch w:val="variable"/>
    <w:sig w:usb0="A00000AF" w:usb1="4000204A" w:usb2="00000000" w:usb3="00000000" w:csb0="0000009B"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risine Office">
    <w:altName w:val="Alstom"/>
    <w:charset w:val="00"/>
    <w:family w:val="swiss"/>
    <w:pitch w:val="variable"/>
    <w:sig w:usb0="00000001" w:usb1="5000204B" w:usb2="00000000" w:usb3="00000000" w:csb0="0000008B"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Pr="001A0A8F" w:rsidRDefault="00A333AB">
    <w:pPr>
      <w:pStyle w:val="Pieddepage"/>
      <w:tabs>
        <w:tab w:val="clear" w:pos="4536"/>
        <w:tab w:val="clear" w:pos="9072"/>
        <w:tab w:val="center" w:pos="4820"/>
        <w:tab w:val="right" w:pos="9639"/>
        <w:tab w:val="right" w:pos="14572"/>
      </w:tabs>
      <w:rPr>
        <w:rFonts w:ascii="Alstom" w:hAnsi="Alstom"/>
        <w:i/>
        <w:iCs/>
        <w:sz w:val="18"/>
        <w:szCs w:val="18"/>
      </w:rPr>
    </w:pPr>
    <w:bookmarkStart w:id="1" w:name="_Toc93812035"/>
    <w:bookmarkStart w:id="2" w:name="_Toc517845956"/>
    <w:bookmarkStart w:id="3" w:name="_Toc81283269"/>
    <w:r w:rsidRPr="001A0A8F">
      <w:rPr>
        <w:rFonts w:ascii="Alstom" w:hAnsi="Alstom"/>
        <w:i/>
        <w:iCs/>
        <w:sz w:val="18"/>
        <w:szCs w:val="18"/>
      </w:rPr>
      <w:t xml:space="preserve">Date: </w:t>
    </w:r>
    <w:r>
      <w:rPr>
        <w:rFonts w:ascii="Alstom" w:hAnsi="Alstom"/>
        <w:i/>
        <w:iCs/>
        <w:sz w:val="18"/>
        <w:szCs w:val="18"/>
      </w:rPr>
      <w:t>17 septembre</w:t>
    </w:r>
    <w:r w:rsidRPr="001A0A8F">
      <w:rPr>
        <w:rFonts w:ascii="Alstom" w:hAnsi="Alstom"/>
        <w:i/>
        <w:iCs/>
        <w:sz w:val="18"/>
        <w:szCs w:val="18"/>
      </w:rPr>
      <w:t xml:space="preserve"> 2014</w:t>
    </w:r>
    <w:r w:rsidRPr="001A0A8F">
      <w:rPr>
        <w:rFonts w:ascii="Alstom" w:hAnsi="Alstom"/>
        <w:i/>
        <w:iCs/>
        <w:sz w:val="18"/>
        <w:szCs w:val="18"/>
      </w:rPr>
      <w:tab/>
    </w:r>
    <w:r>
      <w:rPr>
        <w:rFonts w:ascii="Alstom" w:hAnsi="Alstom"/>
        <w:i/>
        <w:iCs/>
        <w:sz w:val="18"/>
        <w:szCs w:val="18"/>
      </w:rPr>
      <w:fldChar w:fldCharType="begin"/>
    </w:r>
    <w:r>
      <w:rPr>
        <w:rFonts w:ascii="Alstom" w:hAnsi="Alstom"/>
        <w:i/>
        <w:iCs/>
        <w:sz w:val="18"/>
        <w:szCs w:val="18"/>
      </w:rPr>
      <w:instrText xml:space="preserve"> FILENAME   \* MERGEFORMAT </w:instrText>
    </w:r>
    <w:r>
      <w:rPr>
        <w:rFonts w:ascii="Alstom" w:hAnsi="Alstom"/>
        <w:i/>
        <w:iCs/>
        <w:sz w:val="18"/>
        <w:szCs w:val="18"/>
      </w:rPr>
      <w:fldChar w:fldCharType="separate"/>
    </w:r>
    <w:r>
      <w:rPr>
        <w:rFonts w:ascii="Alstom" w:hAnsi="Alstom"/>
        <w:i/>
        <w:iCs/>
        <w:noProof/>
        <w:sz w:val="18"/>
        <w:szCs w:val="18"/>
      </w:rPr>
      <w:t>PA RER A_FT-1_Architecture fonctionnelle et matérielle</w:t>
    </w:r>
    <w:r>
      <w:rPr>
        <w:rFonts w:ascii="Alstom" w:hAnsi="Alstom"/>
        <w:i/>
        <w:iCs/>
        <w:sz w:val="18"/>
        <w:szCs w:val="18"/>
      </w:rPr>
      <w:fldChar w:fldCharType="end"/>
    </w:r>
    <w:r w:rsidRPr="001A0A8F">
      <w:rPr>
        <w:rFonts w:ascii="Alstom" w:hAnsi="Alstom"/>
        <w:i/>
        <w:iCs/>
        <w:sz w:val="18"/>
        <w:szCs w:val="18"/>
      </w:rPr>
      <w:tab/>
      <w:t xml:space="preserve">Page </w:t>
    </w:r>
    <w:r w:rsidRPr="001A0A8F">
      <w:rPr>
        <w:rStyle w:val="Numrodepage"/>
        <w:rFonts w:ascii="Alstom" w:hAnsi="Alstom"/>
        <w:i/>
        <w:iCs/>
        <w:sz w:val="18"/>
        <w:szCs w:val="18"/>
      </w:rPr>
      <w:fldChar w:fldCharType="begin"/>
    </w:r>
    <w:r w:rsidRPr="001A0A8F">
      <w:rPr>
        <w:rStyle w:val="Numrodepage"/>
        <w:rFonts w:ascii="Alstom" w:hAnsi="Alstom"/>
        <w:i/>
        <w:iCs/>
        <w:sz w:val="18"/>
        <w:szCs w:val="18"/>
      </w:rPr>
      <w:instrText xml:space="preserve"> PAGE </w:instrText>
    </w:r>
    <w:r w:rsidRPr="001A0A8F">
      <w:rPr>
        <w:rStyle w:val="Numrodepage"/>
        <w:rFonts w:ascii="Alstom" w:hAnsi="Alstom"/>
        <w:i/>
        <w:iCs/>
        <w:sz w:val="18"/>
        <w:szCs w:val="18"/>
      </w:rPr>
      <w:fldChar w:fldCharType="separate"/>
    </w:r>
    <w:r w:rsidR="004433EB">
      <w:rPr>
        <w:rStyle w:val="Numrodepage"/>
        <w:rFonts w:ascii="Alstom" w:hAnsi="Alstom"/>
        <w:i/>
        <w:iCs/>
        <w:noProof/>
        <w:sz w:val="18"/>
        <w:szCs w:val="18"/>
      </w:rPr>
      <w:t>1</w:t>
    </w:r>
    <w:r w:rsidRPr="001A0A8F">
      <w:rPr>
        <w:rStyle w:val="Numrodepage"/>
        <w:rFonts w:ascii="Alstom" w:hAnsi="Alstom"/>
        <w:i/>
        <w:iCs/>
        <w:sz w:val="18"/>
        <w:szCs w:val="18"/>
      </w:rPr>
      <w:fldChar w:fldCharType="end"/>
    </w:r>
    <w:r w:rsidRPr="001A0A8F">
      <w:rPr>
        <w:rStyle w:val="Numrodepage"/>
        <w:rFonts w:ascii="Alstom" w:hAnsi="Alstom"/>
        <w:i/>
        <w:iCs/>
        <w:sz w:val="18"/>
        <w:szCs w:val="18"/>
      </w:rPr>
      <w:t xml:space="preserve"> </w:t>
    </w:r>
    <w:r w:rsidRPr="001A0A8F">
      <w:rPr>
        <w:rFonts w:ascii="Alstom" w:hAnsi="Alstom"/>
        <w:i/>
        <w:iCs/>
        <w:sz w:val="18"/>
        <w:szCs w:val="18"/>
      </w:rPr>
      <w:t xml:space="preserve">de </w:t>
    </w:r>
    <w:r w:rsidRPr="001A0A8F">
      <w:rPr>
        <w:rStyle w:val="Numrodepage"/>
        <w:rFonts w:ascii="Alstom" w:hAnsi="Alstom"/>
        <w:i/>
        <w:iCs/>
        <w:sz w:val="18"/>
        <w:szCs w:val="18"/>
      </w:rPr>
      <w:fldChar w:fldCharType="begin"/>
    </w:r>
    <w:r w:rsidRPr="001A0A8F">
      <w:rPr>
        <w:rStyle w:val="Numrodepage"/>
        <w:rFonts w:ascii="Alstom" w:hAnsi="Alstom"/>
        <w:i/>
        <w:iCs/>
        <w:sz w:val="18"/>
        <w:szCs w:val="18"/>
      </w:rPr>
      <w:instrText xml:space="preserve"> NUMPAGES </w:instrText>
    </w:r>
    <w:r w:rsidRPr="001A0A8F">
      <w:rPr>
        <w:rStyle w:val="Numrodepage"/>
        <w:rFonts w:ascii="Alstom" w:hAnsi="Alstom"/>
        <w:i/>
        <w:iCs/>
        <w:sz w:val="18"/>
        <w:szCs w:val="18"/>
      </w:rPr>
      <w:fldChar w:fldCharType="separate"/>
    </w:r>
    <w:r w:rsidR="004433EB">
      <w:rPr>
        <w:rStyle w:val="Numrodepage"/>
        <w:rFonts w:ascii="Alstom" w:hAnsi="Alstom"/>
        <w:i/>
        <w:iCs/>
        <w:noProof/>
        <w:sz w:val="18"/>
        <w:szCs w:val="18"/>
      </w:rPr>
      <w:t>29</w:t>
    </w:r>
    <w:r w:rsidRPr="001A0A8F">
      <w:rPr>
        <w:rStyle w:val="Numrodepage"/>
        <w:rFonts w:ascii="Alstom" w:hAnsi="Alstom"/>
        <w:i/>
        <w:iCs/>
        <w:sz w:val="18"/>
        <w:szCs w:val="18"/>
      </w:rPr>
      <w:fldChar w:fldCharType="end"/>
    </w:r>
  </w:p>
  <w:bookmarkEnd w:id="1"/>
  <w:bookmarkEnd w:id="2"/>
  <w:bookmarkEnd w:id="3"/>
  <w:p w:rsidR="00A333AB" w:rsidRPr="001A0A8F" w:rsidRDefault="00A333AB">
    <w:pPr>
      <w:pStyle w:val="Pieddepage"/>
      <w:tabs>
        <w:tab w:val="clear" w:pos="4536"/>
        <w:tab w:val="clear" w:pos="9072"/>
        <w:tab w:val="center" w:pos="4820"/>
        <w:tab w:val="right" w:pos="9639"/>
      </w:tabs>
      <w:ind w:left="-567" w:right="-567"/>
      <w:jc w:val="center"/>
      <w:rPr>
        <w:rFonts w:ascii="Alstom" w:hAnsi="Alstom"/>
        <w:i/>
        <w:iCs/>
        <w:sz w:val="16"/>
        <w:szCs w:val="18"/>
      </w:rPr>
    </w:pPr>
    <w:r w:rsidRPr="001A0A8F">
      <w:rPr>
        <w:rFonts w:ascii="Alstom" w:hAnsi="Alstom"/>
        <w:i/>
        <w:iCs/>
        <w:sz w:val="16"/>
        <w:szCs w:val="18"/>
      </w:rPr>
      <w:t>Toutes les informations données dans ce document restent la propriété d’Alstom Transport S.A.</w:t>
    </w:r>
  </w:p>
  <w:p w:rsidR="00A333AB" w:rsidRDefault="00A333AB">
    <w:pPr>
      <w:pStyle w:val="En-tte"/>
      <w:tabs>
        <w:tab w:val="clear" w:pos="4536"/>
        <w:tab w:val="clear" w:pos="9072"/>
      </w:tabs>
      <w:rPr>
        <w:sz w:val="32"/>
        <w:szCs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Pr="001A0A8F" w:rsidRDefault="00A333AB">
    <w:pPr>
      <w:pStyle w:val="Pieddepage"/>
      <w:tabs>
        <w:tab w:val="clear" w:pos="4536"/>
        <w:tab w:val="clear" w:pos="9072"/>
        <w:tab w:val="center" w:pos="4820"/>
        <w:tab w:val="right" w:pos="9639"/>
        <w:tab w:val="right" w:pos="14572"/>
      </w:tabs>
      <w:rPr>
        <w:rFonts w:ascii="Alstom" w:hAnsi="Alstom"/>
        <w:i/>
        <w:iCs/>
        <w:sz w:val="18"/>
        <w:szCs w:val="18"/>
      </w:rPr>
    </w:pPr>
    <w:r w:rsidRPr="001A0A8F">
      <w:rPr>
        <w:rFonts w:ascii="Alstom" w:hAnsi="Alstom"/>
        <w:i/>
        <w:iCs/>
        <w:sz w:val="18"/>
        <w:szCs w:val="18"/>
      </w:rPr>
      <w:t xml:space="preserve">Date: </w:t>
    </w:r>
    <w:r>
      <w:rPr>
        <w:rFonts w:ascii="Alstom" w:hAnsi="Alstom"/>
        <w:i/>
        <w:iCs/>
        <w:sz w:val="18"/>
        <w:szCs w:val="18"/>
      </w:rPr>
      <w:t>17 septembre</w:t>
    </w:r>
    <w:r w:rsidRPr="001A0A8F">
      <w:rPr>
        <w:rFonts w:ascii="Alstom" w:hAnsi="Alstom"/>
        <w:i/>
        <w:iCs/>
        <w:sz w:val="18"/>
        <w:szCs w:val="18"/>
      </w:rPr>
      <w:t xml:space="preserve"> 2014</w:t>
    </w:r>
    <w:r w:rsidRPr="001A0A8F">
      <w:rPr>
        <w:rFonts w:ascii="Alstom" w:hAnsi="Alstom"/>
        <w:i/>
        <w:iCs/>
        <w:sz w:val="18"/>
        <w:szCs w:val="18"/>
      </w:rPr>
      <w:tab/>
    </w:r>
    <w:r>
      <w:rPr>
        <w:rFonts w:ascii="Alstom" w:hAnsi="Alstom"/>
        <w:i/>
        <w:iCs/>
        <w:sz w:val="18"/>
        <w:szCs w:val="18"/>
      </w:rPr>
      <w:fldChar w:fldCharType="begin"/>
    </w:r>
    <w:r>
      <w:rPr>
        <w:rFonts w:ascii="Alstom" w:hAnsi="Alstom"/>
        <w:i/>
        <w:iCs/>
        <w:sz w:val="18"/>
        <w:szCs w:val="18"/>
      </w:rPr>
      <w:instrText xml:space="preserve"> FILENAME   \* MERGEFORMAT </w:instrText>
    </w:r>
    <w:r>
      <w:rPr>
        <w:rFonts w:ascii="Alstom" w:hAnsi="Alstom"/>
        <w:i/>
        <w:iCs/>
        <w:sz w:val="18"/>
        <w:szCs w:val="18"/>
      </w:rPr>
      <w:fldChar w:fldCharType="separate"/>
    </w:r>
    <w:r>
      <w:rPr>
        <w:rFonts w:ascii="Alstom" w:hAnsi="Alstom"/>
        <w:i/>
        <w:iCs/>
        <w:noProof/>
        <w:sz w:val="18"/>
        <w:szCs w:val="18"/>
      </w:rPr>
      <w:t>PA RER A_FT-1_Architecture fonctionnelle et matérielle</w:t>
    </w:r>
    <w:r>
      <w:rPr>
        <w:rFonts w:ascii="Alstom" w:hAnsi="Alstom"/>
        <w:i/>
        <w:iCs/>
        <w:sz w:val="18"/>
        <w:szCs w:val="18"/>
      </w:rPr>
      <w:fldChar w:fldCharType="end"/>
    </w:r>
    <w:r w:rsidRPr="001A0A8F">
      <w:rPr>
        <w:rFonts w:ascii="Alstom" w:hAnsi="Alstom"/>
        <w:i/>
        <w:iCs/>
        <w:sz w:val="18"/>
        <w:szCs w:val="18"/>
      </w:rPr>
      <w:tab/>
      <w:t xml:space="preserve">Page </w:t>
    </w:r>
    <w:r w:rsidRPr="001A0A8F">
      <w:rPr>
        <w:rStyle w:val="Numrodepage"/>
        <w:rFonts w:ascii="Alstom" w:hAnsi="Alstom"/>
        <w:i/>
        <w:iCs/>
        <w:sz w:val="18"/>
        <w:szCs w:val="18"/>
      </w:rPr>
      <w:fldChar w:fldCharType="begin"/>
    </w:r>
    <w:r w:rsidRPr="001A0A8F">
      <w:rPr>
        <w:rStyle w:val="Numrodepage"/>
        <w:rFonts w:ascii="Alstom" w:hAnsi="Alstom"/>
        <w:i/>
        <w:iCs/>
        <w:sz w:val="18"/>
        <w:szCs w:val="18"/>
      </w:rPr>
      <w:instrText xml:space="preserve"> PAGE </w:instrText>
    </w:r>
    <w:r w:rsidRPr="001A0A8F">
      <w:rPr>
        <w:rStyle w:val="Numrodepage"/>
        <w:rFonts w:ascii="Alstom" w:hAnsi="Alstom"/>
        <w:i/>
        <w:iCs/>
        <w:sz w:val="18"/>
        <w:szCs w:val="18"/>
      </w:rPr>
      <w:fldChar w:fldCharType="separate"/>
    </w:r>
    <w:r w:rsidR="004433EB">
      <w:rPr>
        <w:rStyle w:val="Numrodepage"/>
        <w:rFonts w:ascii="Alstom" w:hAnsi="Alstom"/>
        <w:i/>
        <w:iCs/>
        <w:noProof/>
        <w:sz w:val="18"/>
        <w:szCs w:val="18"/>
      </w:rPr>
      <w:t>6</w:t>
    </w:r>
    <w:r w:rsidRPr="001A0A8F">
      <w:rPr>
        <w:rStyle w:val="Numrodepage"/>
        <w:rFonts w:ascii="Alstom" w:hAnsi="Alstom"/>
        <w:i/>
        <w:iCs/>
        <w:sz w:val="18"/>
        <w:szCs w:val="18"/>
      </w:rPr>
      <w:fldChar w:fldCharType="end"/>
    </w:r>
    <w:r w:rsidRPr="001A0A8F">
      <w:rPr>
        <w:rStyle w:val="Numrodepage"/>
        <w:rFonts w:ascii="Alstom" w:hAnsi="Alstom"/>
        <w:i/>
        <w:iCs/>
        <w:sz w:val="18"/>
        <w:szCs w:val="18"/>
      </w:rPr>
      <w:t xml:space="preserve"> </w:t>
    </w:r>
    <w:r w:rsidRPr="001A0A8F">
      <w:rPr>
        <w:rFonts w:ascii="Alstom" w:hAnsi="Alstom"/>
        <w:i/>
        <w:iCs/>
        <w:sz w:val="18"/>
        <w:szCs w:val="18"/>
      </w:rPr>
      <w:t xml:space="preserve">de </w:t>
    </w:r>
    <w:r w:rsidRPr="001A0A8F">
      <w:rPr>
        <w:rStyle w:val="Numrodepage"/>
        <w:rFonts w:ascii="Alstom" w:hAnsi="Alstom"/>
        <w:i/>
        <w:iCs/>
        <w:sz w:val="18"/>
        <w:szCs w:val="18"/>
      </w:rPr>
      <w:fldChar w:fldCharType="begin"/>
    </w:r>
    <w:r w:rsidRPr="001A0A8F">
      <w:rPr>
        <w:rStyle w:val="Numrodepage"/>
        <w:rFonts w:ascii="Alstom" w:hAnsi="Alstom"/>
        <w:i/>
        <w:iCs/>
        <w:sz w:val="18"/>
        <w:szCs w:val="18"/>
      </w:rPr>
      <w:instrText xml:space="preserve"> NUMPAGES </w:instrText>
    </w:r>
    <w:r w:rsidRPr="001A0A8F">
      <w:rPr>
        <w:rStyle w:val="Numrodepage"/>
        <w:rFonts w:ascii="Alstom" w:hAnsi="Alstom"/>
        <w:i/>
        <w:iCs/>
        <w:sz w:val="18"/>
        <w:szCs w:val="18"/>
      </w:rPr>
      <w:fldChar w:fldCharType="separate"/>
    </w:r>
    <w:r w:rsidR="004433EB">
      <w:rPr>
        <w:rStyle w:val="Numrodepage"/>
        <w:rFonts w:ascii="Alstom" w:hAnsi="Alstom"/>
        <w:i/>
        <w:iCs/>
        <w:noProof/>
        <w:sz w:val="18"/>
        <w:szCs w:val="18"/>
      </w:rPr>
      <w:t>29</w:t>
    </w:r>
    <w:r w:rsidRPr="001A0A8F">
      <w:rPr>
        <w:rStyle w:val="Numrodepage"/>
        <w:rFonts w:ascii="Alstom" w:hAnsi="Alstom"/>
        <w:i/>
        <w:iCs/>
        <w:sz w:val="18"/>
        <w:szCs w:val="18"/>
      </w:rPr>
      <w:fldChar w:fldCharType="end"/>
    </w:r>
  </w:p>
  <w:p w:rsidR="00A333AB" w:rsidRPr="001A0A8F" w:rsidRDefault="00A333AB">
    <w:pPr>
      <w:pStyle w:val="Pieddepage"/>
      <w:tabs>
        <w:tab w:val="clear" w:pos="4536"/>
        <w:tab w:val="clear" w:pos="9072"/>
        <w:tab w:val="center" w:pos="4820"/>
        <w:tab w:val="right" w:pos="9639"/>
      </w:tabs>
      <w:ind w:left="-567" w:right="-567"/>
      <w:jc w:val="center"/>
      <w:rPr>
        <w:rFonts w:ascii="Alstom" w:hAnsi="Alstom"/>
        <w:i/>
        <w:iCs/>
        <w:sz w:val="16"/>
        <w:szCs w:val="18"/>
      </w:rPr>
    </w:pPr>
    <w:r w:rsidRPr="001A0A8F">
      <w:rPr>
        <w:rFonts w:ascii="Alstom" w:hAnsi="Alstom"/>
        <w:i/>
        <w:iCs/>
        <w:sz w:val="16"/>
        <w:szCs w:val="18"/>
      </w:rPr>
      <w:t>Toutes les informations données dans ce document restent la propriété d’Alstom Transport S.A.</w:t>
    </w:r>
  </w:p>
  <w:p w:rsidR="00A333AB" w:rsidRDefault="00A333AB">
    <w:pPr>
      <w:pStyle w:val="En-tte"/>
      <w:tabs>
        <w:tab w:val="clear" w:pos="4536"/>
        <w:tab w:val="clear" w:pos="9072"/>
      </w:tabs>
      <w:rPr>
        <w:sz w:val="32"/>
        <w:szCs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Pr="005F0732" w:rsidRDefault="00A333AB" w:rsidP="005F0732">
    <w:pPr>
      <w:pStyle w:val="Pieddepage"/>
      <w:tabs>
        <w:tab w:val="clear" w:pos="4536"/>
        <w:tab w:val="clear" w:pos="9072"/>
        <w:tab w:val="center" w:pos="7286"/>
        <w:tab w:val="right" w:pos="14572"/>
      </w:tabs>
      <w:rPr>
        <w:rFonts w:ascii="Alstom" w:hAnsi="Alstom"/>
        <w:iCs/>
        <w:sz w:val="18"/>
        <w:szCs w:val="18"/>
      </w:rPr>
    </w:pPr>
    <w:r w:rsidRPr="001A0A8F">
      <w:rPr>
        <w:rFonts w:ascii="Alstom" w:hAnsi="Alstom"/>
        <w:i/>
        <w:iCs/>
        <w:sz w:val="18"/>
        <w:szCs w:val="18"/>
      </w:rPr>
      <w:t xml:space="preserve">Date: </w:t>
    </w:r>
    <w:r>
      <w:rPr>
        <w:rFonts w:ascii="Alstom" w:hAnsi="Alstom"/>
        <w:i/>
        <w:iCs/>
        <w:sz w:val="18"/>
        <w:szCs w:val="18"/>
      </w:rPr>
      <w:t>17 septembre</w:t>
    </w:r>
    <w:r w:rsidRPr="001A0A8F">
      <w:rPr>
        <w:rFonts w:ascii="Alstom" w:hAnsi="Alstom"/>
        <w:i/>
        <w:iCs/>
        <w:sz w:val="18"/>
        <w:szCs w:val="18"/>
      </w:rPr>
      <w:t xml:space="preserve"> 2014</w:t>
    </w:r>
    <w:r w:rsidRPr="001A0A8F">
      <w:rPr>
        <w:rFonts w:ascii="Alstom" w:hAnsi="Alstom"/>
        <w:i/>
        <w:iCs/>
        <w:sz w:val="18"/>
        <w:szCs w:val="18"/>
      </w:rPr>
      <w:tab/>
    </w:r>
    <w:r>
      <w:rPr>
        <w:rFonts w:ascii="Alstom" w:hAnsi="Alstom"/>
        <w:i/>
        <w:iCs/>
        <w:sz w:val="18"/>
        <w:szCs w:val="18"/>
      </w:rPr>
      <w:fldChar w:fldCharType="begin"/>
    </w:r>
    <w:r>
      <w:rPr>
        <w:rFonts w:ascii="Alstom" w:hAnsi="Alstom"/>
        <w:i/>
        <w:iCs/>
        <w:sz w:val="18"/>
        <w:szCs w:val="18"/>
      </w:rPr>
      <w:instrText xml:space="preserve"> FILENAME   \* MERGEFORMAT </w:instrText>
    </w:r>
    <w:r>
      <w:rPr>
        <w:rFonts w:ascii="Alstom" w:hAnsi="Alstom"/>
        <w:i/>
        <w:iCs/>
        <w:sz w:val="18"/>
        <w:szCs w:val="18"/>
      </w:rPr>
      <w:fldChar w:fldCharType="separate"/>
    </w:r>
    <w:r>
      <w:rPr>
        <w:rFonts w:ascii="Alstom" w:hAnsi="Alstom"/>
        <w:i/>
        <w:iCs/>
        <w:noProof/>
        <w:sz w:val="18"/>
        <w:szCs w:val="18"/>
      </w:rPr>
      <w:t>PA RER A_FT-1_Architecture fonctionnelle et matérielle</w:t>
    </w:r>
    <w:r>
      <w:rPr>
        <w:rFonts w:ascii="Alstom" w:hAnsi="Alstom"/>
        <w:i/>
        <w:iCs/>
        <w:sz w:val="18"/>
        <w:szCs w:val="18"/>
      </w:rPr>
      <w:fldChar w:fldCharType="end"/>
    </w:r>
    <w:r w:rsidRPr="001A0A8F">
      <w:rPr>
        <w:rFonts w:ascii="Alstom" w:hAnsi="Alstom"/>
        <w:i/>
        <w:iCs/>
        <w:sz w:val="18"/>
        <w:szCs w:val="18"/>
      </w:rPr>
      <w:tab/>
      <w:t xml:space="preserve">Page </w:t>
    </w:r>
    <w:r w:rsidRPr="001A0A8F">
      <w:rPr>
        <w:rStyle w:val="Numrodepage"/>
        <w:rFonts w:ascii="Alstom" w:hAnsi="Alstom"/>
        <w:i/>
        <w:iCs/>
        <w:sz w:val="18"/>
        <w:szCs w:val="18"/>
      </w:rPr>
      <w:fldChar w:fldCharType="begin"/>
    </w:r>
    <w:r w:rsidRPr="001A0A8F">
      <w:rPr>
        <w:rStyle w:val="Numrodepage"/>
        <w:rFonts w:ascii="Alstom" w:hAnsi="Alstom"/>
        <w:i/>
        <w:iCs/>
        <w:sz w:val="18"/>
        <w:szCs w:val="18"/>
      </w:rPr>
      <w:instrText xml:space="preserve"> PAGE </w:instrText>
    </w:r>
    <w:r w:rsidRPr="001A0A8F">
      <w:rPr>
        <w:rStyle w:val="Numrodepage"/>
        <w:rFonts w:ascii="Alstom" w:hAnsi="Alstom"/>
        <w:i/>
        <w:iCs/>
        <w:sz w:val="18"/>
        <w:szCs w:val="18"/>
      </w:rPr>
      <w:fldChar w:fldCharType="separate"/>
    </w:r>
    <w:r w:rsidR="004433EB">
      <w:rPr>
        <w:rStyle w:val="Numrodepage"/>
        <w:rFonts w:ascii="Alstom" w:hAnsi="Alstom"/>
        <w:i/>
        <w:iCs/>
        <w:noProof/>
        <w:sz w:val="18"/>
        <w:szCs w:val="18"/>
      </w:rPr>
      <w:t>15</w:t>
    </w:r>
    <w:r w:rsidRPr="001A0A8F">
      <w:rPr>
        <w:rStyle w:val="Numrodepage"/>
        <w:rFonts w:ascii="Alstom" w:hAnsi="Alstom"/>
        <w:i/>
        <w:iCs/>
        <w:sz w:val="18"/>
        <w:szCs w:val="18"/>
      </w:rPr>
      <w:fldChar w:fldCharType="end"/>
    </w:r>
    <w:r w:rsidRPr="001A0A8F">
      <w:rPr>
        <w:rStyle w:val="Numrodepage"/>
        <w:rFonts w:ascii="Alstom" w:hAnsi="Alstom"/>
        <w:i/>
        <w:iCs/>
        <w:sz w:val="18"/>
        <w:szCs w:val="18"/>
      </w:rPr>
      <w:t xml:space="preserve"> </w:t>
    </w:r>
    <w:r w:rsidRPr="001A0A8F">
      <w:rPr>
        <w:rFonts w:ascii="Alstom" w:hAnsi="Alstom"/>
        <w:i/>
        <w:iCs/>
        <w:sz w:val="18"/>
        <w:szCs w:val="18"/>
      </w:rPr>
      <w:t>de</w:t>
    </w:r>
    <w:r w:rsidRPr="005F0732">
      <w:rPr>
        <w:rFonts w:ascii="Alstom" w:hAnsi="Alstom"/>
        <w:iCs/>
        <w:sz w:val="18"/>
        <w:szCs w:val="18"/>
      </w:rPr>
      <w:t xml:space="preserve"> </w:t>
    </w:r>
    <w:r w:rsidRPr="005F0732">
      <w:rPr>
        <w:rStyle w:val="Numrodepage"/>
        <w:rFonts w:ascii="Alstom" w:hAnsi="Alstom"/>
        <w:iCs/>
        <w:sz w:val="18"/>
        <w:szCs w:val="18"/>
      </w:rPr>
      <w:fldChar w:fldCharType="begin"/>
    </w:r>
    <w:r w:rsidRPr="005F0732">
      <w:rPr>
        <w:rStyle w:val="Numrodepage"/>
        <w:rFonts w:ascii="Alstom" w:hAnsi="Alstom"/>
        <w:iCs/>
        <w:sz w:val="18"/>
        <w:szCs w:val="18"/>
      </w:rPr>
      <w:instrText xml:space="preserve"> NUMPAGES </w:instrText>
    </w:r>
    <w:r w:rsidRPr="005F0732">
      <w:rPr>
        <w:rStyle w:val="Numrodepage"/>
        <w:rFonts w:ascii="Alstom" w:hAnsi="Alstom"/>
        <w:iCs/>
        <w:sz w:val="18"/>
        <w:szCs w:val="18"/>
      </w:rPr>
      <w:fldChar w:fldCharType="separate"/>
    </w:r>
    <w:r w:rsidR="004433EB">
      <w:rPr>
        <w:rStyle w:val="Numrodepage"/>
        <w:rFonts w:ascii="Alstom" w:hAnsi="Alstom"/>
        <w:iCs/>
        <w:noProof/>
        <w:sz w:val="18"/>
        <w:szCs w:val="18"/>
      </w:rPr>
      <w:t>15</w:t>
    </w:r>
    <w:r w:rsidRPr="005F0732">
      <w:rPr>
        <w:rStyle w:val="Numrodepage"/>
        <w:rFonts w:ascii="Alstom" w:hAnsi="Alstom"/>
        <w:iCs/>
        <w:sz w:val="18"/>
        <w:szCs w:val="18"/>
      </w:rPr>
      <w:fldChar w:fldCharType="end"/>
    </w:r>
  </w:p>
  <w:p w:rsidR="00A333AB" w:rsidRPr="005F0732" w:rsidRDefault="00A333AB">
    <w:pPr>
      <w:pStyle w:val="Pieddepage"/>
      <w:tabs>
        <w:tab w:val="clear" w:pos="4536"/>
        <w:tab w:val="clear" w:pos="9072"/>
        <w:tab w:val="center" w:pos="4820"/>
        <w:tab w:val="right" w:pos="9639"/>
      </w:tabs>
      <w:ind w:left="-567" w:right="-567"/>
      <w:jc w:val="center"/>
      <w:rPr>
        <w:rFonts w:ascii="Alstom" w:hAnsi="Alstom"/>
        <w:iCs/>
        <w:sz w:val="16"/>
        <w:szCs w:val="18"/>
      </w:rPr>
    </w:pPr>
    <w:r w:rsidRPr="005F0732">
      <w:rPr>
        <w:rFonts w:ascii="Alstom" w:hAnsi="Alstom"/>
        <w:iCs/>
        <w:sz w:val="16"/>
        <w:szCs w:val="18"/>
      </w:rPr>
      <w:t>Toutes les informations données dans ce document restent la propriété d’Alstom Transport S.A.</w:t>
    </w:r>
  </w:p>
  <w:p w:rsidR="00A333AB" w:rsidRPr="005F0732" w:rsidRDefault="00A333AB">
    <w:pPr>
      <w:pStyle w:val="En-tte"/>
      <w:tabs>
        <w:tab w:val="clear" w:pos="4536"/>
        <w:tab w:val="clear" w:pos="9072"/>
      </w:tabs>
      <w:rPr>
        <w:sz w:val="32"/>
        <w:szCs w:val="3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Pr="005F0732" w:rsidRDefault="00A333AB" w:rsidP="0052415C">
    <w:pPr>
      <w:pStyle w:val="Pieddepage"/>
      <w:tabs>
        <w:tab w:val="clear" w:pos="4536"/>
        <w:tab w:val="clear" w:pos="9072"/>
        <w:tab w:val="center" w:pos="4820"/>
        <w:tab w:val="right" w:pos="9639"/>
      </w:tabs>
      <w:rPr>
        <w:rFonts w:ascii="Alstom" w:hAnsi="Alstom"/>
        <w:iCs/>
        <w:sz w:val="18"/>
        <w:szCs w:val="18"/>
      </w:rPr>
    </w:pPr>
    <w:r w:rsidRPr="001A0A8F">
      <w:rPr>
        <w:rFonts w:ascii="Alstom" w:hAnsi="Alstom"/>
        <w:i/>
        <w:iCs/>
        <w:sz w:val="18"/>
        <w:szCs w:val="18"/>
      </w:rPr>
      <w:t xml:space="preserve">Date: </w:t>
    </w:r>
    <w:r>
      <w:rPr>
        <w:rFonts w:ascii="Alstom" w:hAnsi="Alstom"/>
        <w:i/>
        <w:iCs/>
        <w:sz w:val="18"/>
        <w:szCs w:val="18"/>
      </w:rPr>
      <w:t xml:space="preserve">17 septembre </w:t>
    </w:r>
    <w:r w:rsidRPr="001A0A8F">
      <w:rPr>
        <w:rFonts w:ascii="Alstom" w:hAnsi="Alstom"/>
        <w:i/>
        <w:iCs/>
        <w:sz w:val="18"/>
        <w:szCs w:val="18"/>
      </w:rPr>
      <w:t>2014</w:t>
    </w:r>
    <w:r w:rsidRPr="001A0A8F">
      <w:rPr>
        <w:rFonts w:ascii="Alstom" w:hAnsi="Alstom"/>
        <w:i/>
        <w:iCs/>
        <w:sz w:val="18"/>
        <w:szCs w:val="18"/>
      </w:rPr>
      <w:tab/>
    </w:r>
    <w:r>
      <w:rPr>
        <w:rFonts w:ascii="Alstom" w:hAnsi="Alstom"/>
        <w:i/>
        <w:iCs/>
        <w:sz w:val="18"/>
        <w:szCs w:val="18"/>
      </w:rPr>
      <w:fldChar w:fldCharType="begin"/>
    </w:r>
    <w:r>
      <w:rPr>
        <w:rFonts w:ascii="Alstom" w:hAnsi="Alstom"/>
        <w:i/>
        <w:iCs/>
        <w:sz w:val="18"/>
        <w:szCs w:val="18"/>
      </w:rPr>
      <w:instrText xml:space="preserve"> FILENAME   \* MERGEFORMAT </w:instrText>
    </w:r>
    <w:r>
      <w:rPr>
        <w:rFonts w:ascii="Alstom" w:hAnsi="Alstom"/>
        <w:i/>
        <w:iCs/>
        <w:sz w:val="18"/>
        <w:szCs w:val="18"/>
      </w:rPr>
      <w:fldChar w:fldCharType="separate"/>
    </w:r>
    <w:r>
      <w:rPr>
        <w:rFonts w:ascii="Alstom" w:hAnsi="Alstom"/>
        <w:i/>
        <w:iCs/>
        <w:noProof/>
        <w:sz w:val="18"/>
        <w:szCs w:val="18"/>
      </w:rPr>
      <w:t>PA RER A_FT-1_Architecture fonctionnelle et matérielle</w:t>
    </w:r>
    <w:r>
      <w:rPr>
        <w:rFonts w:ascii="Alstom" w:hAnsi="Alstom"/>
        <w:i/>
        <w:iCs/>
        <w:sz w:val="18"/>
        <w:szCs w:val="18"/>
      </w:rPr>
      <w:fldChar w:fldCharType="end"/>
    </w:r>
    <w:r w:rsidRPr="001A0A8F">
      <w:rPr>
        <w:rFonts w:ascii="Alstom" w:hAnsi="Alstom"/>
        <w:i/>
        <w:iCs/>
        <w:sz w:val="18"/>
        <w:szCs w:val="18"/>
      </w:rPr>
      <w:tab/>
      <w:t xml:space="preserve">Page </w:t>
    </w:r>
    <w:r w:rsidRPr="001A0A8F">
      <w:rPr>
        <w:rStyle w:val="Numrodepage"/>
        <w:rFonts w:ascii="Alstom" w:hAnsi="Alstom"/>
        <w:i/>
        <w:iCs/>
        <w:sz w:val="18"/>
        <w:szCs w:val="18"/>
      </w:rPr>
      <w:fldChar w:fldCharType="begin"/>
    </w:r>
    <w:r w:rsidRPr="001A0A8F">
      <w:rPr>
        <w:rStyle w:val="Numrodepage"/>
        <w:rFonts w:ascii="Alstom" w:hAnsi="Alstom"/>
        <w:i/>
        <w:iCs/>
        <w:sz w:val="18"/>
        <w:szCs w:val="18"/>
      </w:rPr>
      <w:instrText xml:space="preserve"> PAGE </w:instrText>
    </w:r>
    <w:r w:rsidRPr="001A0A8F">
      <w:rPr>
        <w:rStyle w:val="Numrodepage"/>
        <w:rFonts w:ascii="Alstom" w:hAnsi="Alstom"/>
        <w:i/>
        <w:iCs/>
        <w:sz w:val="18"/>
        <w:szCs w:val="18"/>
      </w:rPr>
      <w:fldChar w:fldCharType="separate"/>
    </w:r>
    <w:r w:rsidR="004433EB">
      <w:rPr>
        <w:rStyle w:val="Numrodepage"/>
        <w:rFonts w:ascii="Alstom" w:hAnsi="Alstom"/>
        <w:i/>
        <w:iCs/>
        <w:noProof/>
        <w:sz w:val="18"/>
        <w:szCs w:val="18"/>
      </w:rPr>
      <w:t>19</w:t>
    </w:r>
    <w:r w:rsidRPr="001A0A8F">
      <w:rPr>
        <w:rStyle w:val="Numrodepage"/>
        <w:rFonts w:ascii="Alstom" w:hAnsi="Alstom"/>
        <w:i/>
        <w:iCs/>
        <w:sz w:val="18"/>
        <w:szCs w:val="18"/>
      </w:rPr>
      <w:fldChar w:fldCharType="end"/>
    </w:r>
    <w:r w:rsidRPr="001A0A8F">
      <w:rPr>
        <w:rStyle w:val="Numrodepage"/>
        <w:rFonts w:ascii="Alstom" w:hAnsi="Alstom"/>
        <w:i/>
        <w:iCs/>
        <w:sz w:val="18"/>
        <w:szCs w:val="18"/>
      </w:rPr>
      <w:t xml:space="preserve"> </w:t>
    </w:r>
    <w:r w:rsidRPr="001A0A8F">
      <w:rPr>
        <w:rFonts w:ascii="Alstom" w:hAnsi="Alstom"/>
        <w:i/>
        <w:iCs/>
        <w:sz w:val="18"/>
        <w:szCs w:val="18"/>
      </w:rPr>
      <w:t>de</w:t>
    </w:r>
    <w:r w:rsidRPr="005F0732">
      <w:rPr>
        <w:rFonts w:ascii="Alstom" w:hAnsi="Alstom"/>
        <w:iCs/>
        <w:sz w:val="18"/>
        <w:szCs w:val="18"/>
      </w:rPr>
      <w:t xml:space="preserve"> </w:t>
    </w:r>
    <w:r w:rsidRPr="005F0732">
      <w:rPr>
        <w:rStyle w:val="Numrodepage"/>
        <w:rFonts w:ascii="Alstom" w:hAnsi="Alstom"/>
        <w:iCs/>
        <w:sz w:val="18"/>
        <w:szCs w:val="18"/>
      </w:rPr>
      <w:fldChar w:fldCharType="begin"/>
    </w:r>
    <w:r w:rsidRPr="005F0732">
      <w:rPr>
        <w:rStyle w:val="Numrodepage"/>
        <w:rFonts w:ascii="Alstom" w:hAnsi="Alstom"/>
        <w:iCs/>
        <w:sz w:val="18"/>
        <w:szCs w:val="18"/>
      </w:rPr>
      <w:instrText xml:space="preserve"> NUMPAGES </w:instrText>
    </w:r>
    <w:r w:rsidRPr="005F0732">
      <w:rPr>
        <w:rStyle w:val="Numrodepage"/>
        <w:rFonts w:ascii="Alstom" w:hAnsi="Alstom"/>
        <w:iCs/>
        <w:sz w:val="18"/>
        <w:szCs w:val="18"/>
      </w:rPr>
      <w:fldChar w:fldCharType="separate"/>
    </w:r>
    <w:r w:rsidR="004433EB">
      <w:rPr>
        <w:rStyle w:val="Numrodepage"/>
        <w:rFonts w:ascii="Alstom" w:hAnsi="Alstom"/>
        <w:iCs/>
        <w:noProof/>
        <w:sz w:val="18"/>
        <w:szCs w:val="18"/>
      </w:rPr>
      <w:t>29</w:t>
    </w:r>
    <w:r w:rsidRPr="005F0732">
      <w:rPr>
        <w:rStyle w:val="Numrodepage"/>
        <w:rFonts w:ascii="Alstom" w:hAnsi="Alstom"/>
        <w:iCs/>
        <w:sz w:val="18"/>
        <w:szCs w:val="18"/>
      </w:rPr>
      <w:fldChar w:fldCharType="end"/>
    </w:r>
  </w:p>
  <w:p w:rsidR="00A333AB" w:rsidRPr="005F0732" w:rsidRDefault="00A333AB">
    <w:pPr>
      <w:pStyle w:val="Pieddepage"/>
      <w:tabs>
        <w:tab w:val="clear" w:pos="4536"/>
        <w:tab w:val="clear" w:pos="9072"/>
        <w:tab w:val="center" w:pos="4820"/>
        <w:tab w:val="right" w:pos="9639"/>
      </w:tabs>
      <w:ind w:left="-567" w:right="-567"/>
      <w:jc w:val="center"/>
      <w:rPr>
        <w:rFonts w:ascii="Alstom" w:hAnsi="Alstom"/>
        <w:iCs/>
        <w:sz w:val="16"/>
        <w:szCs w:val="18"/>
      </w:rPr>
    </w:pPr>
    <w:r w:rsidRPr="005F0732">
      <w:rPr>
        <w:rFonts w:ascii="Alstom" w:hAnsi="Alstom"/>
        <w:iCs/>
        <w:sz w:val="16"/>
        <w:szCs w:val="18"/>
      </w:rPr>
      <w:t>Toutes les informations données dans ce document restent la propriété d’Alstom Transport S.A.</w:t>
    </w:r>
  </w:p>
  <w:p w:rsidR="00A333AB" w:rsidRPr="005F0732" w:rsidRDefault="00A333AB">
    <w:pPr>
      <w:pStyle w:val="En-tte"/>
      <w:tabs>
        <w:tab w:val="clear" w:pos="4536"/>
        <w:tab w:val="clear" w:pos="9072"/>
      </w:tabs>
      <w:rPr>
        <w:sz w:val="32"/>
        <w:szCs w:val="3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Pr="005F0732" w:rsidRDefault="00A333AB" w:rsidP="0052415C">
    <w:pPr>
      <w:pStyle w:val="Pieddepage"/>
      <w:tabs>
        <w:tab w:val="clear" w:pos="4536"/>
        <w:tab w:val="clear" w:pos="9072"/>
        <w:tab w:val="center" w:pos="7286"/>
        <w:tab w:val="right" w:pos="14572"/>
      </w:tabs>
      <w:rPr>
        <w:rFonts w:ascii="Alstom" w:hAnsi="Alstom"/>
        <w:iCs/>
        <w:sz w:val="18"/>
        <w:szCs w:val="18"/>
      </w:rPr>
    </w:pPr>
    <w:r w:rsidRPr="001A0A8F">
      <w:rPr>
        <w:rFonts w:ascii="Alstom" w:hAnsi="Alstom"/>
        <w:i/>
        <w:iCs/>
        <w:sz w:val="18"/>
        <w:szCs w:val="18"/>
      </w:rPr>
      <w:t xml:space="preserve">Date: </w:t>
    </w:r>
    <w:r>
      <w:rPr>
        <w:rFonts w:ascii="Alstom" w:hAnsi="Alstom"/>
        <w:i/>
        <w:iCs/>
        <w:sz w:val="18"/>
        <w:szCs w:val="18"/>
      </w:rPr>
      <w:t>17</w:t>
    </w:r>
    <w:r w:rsidRPr="001A0A8F">
      <w:rPr>
        <w:rFonts w:ascii="Alstom" w:hAnsi="Alstom"/>
        <w:i/>
        <w:iCs/>
        <w:sz w:val="18"/>
        <w:szCs w:val="18"/>
      </w:rPr>
      <w:t xml:space="preserve"> </w:t>
    </w:r>
    <w:r>
      <w:rPr>
        <w:rFonts w:ascii="Alstom" w:hAnsi="Alstom"/>
        <w:i/>
        <w:iCs/>
        <w:sz w:val="18"/>
        <w:szCs w:val="18"/>
      </w:rPr>
      <w:t>septembre</w:t>
    </w:r>
    <w:r w:rsidRPr="001A0A8F">
      <w:rPr>
        <w:rFonts w:ascii="Alstom" w:hAnsi="Alstom"/>
        <w:i/>
        <w:iCs/>
        <w:sz w:val="18"/>
        <w:szCs w:val="18"/>
      </w:rPr>
      <w:t xml:space="preserve"> 2014</w:t>
    </w:r>
    <w:r w:rsidRPr="001A0A8F">
      <w:rPr>
        <w:rFonts w:ascii="Alstom" w:hAnsi="Alstom"/>
        <w:i/>
        <w:iCs/>
        <w:sz w:val="18"/>
        <w:szCs w:val="18"/>
      </w:rPr>
      <w:tab/>
    </w:r>
    <w:r>
      <w:rPr>
        <w:rFonts w:ascii="Alstom" w:hAnsi="Alstom"/>
        <w:i/>
        <w:iCs/>
        <w:sz w:val="18"/>
        <w:szCs w:val="18"/>
      </w:rPr>
      <w:fldChar w:fldCharType="begin"/>
    </w:r>
    <w:r>
      <w:rPr>
        <w:rFonts w:ascii="Alstom" w:hAnsi="Alstom"/>
        <w:i/>
        <w:iCs/>
        <w:sz w:val="18"/>
        <w:szCs w:val="18"/>
      </w:rPr>
      <w:instrText xml:space="preserve"> FILENAME   \* MERGEFORMAT </w:instrText>
    </w:r>
    <w:r>
      <w:rPr>
        <w:rFonts w:ascii="Alstom" w:hAnsi="Alstom"/>
        <w:i/>
        <w:iCs/>
        <w:sz w:val="18"/>
        <w:szCs w:val="18"/>
      </w:rPr>
      <w:fldChar w:fldCharType="separate"/>
    </w:r>
    <w:r>
      <w:rPr>
        <w:rFonts w:ascii="Alstom" w:hAnsi="Alstom"/>
        <w:i/>
        <w:iCs/>
        <w:noProof/>
        <w:sz w:val="18"/>
        <w:szCs w:val="18"/>
      </w:rPr>
      <w:t>PA RER A_FT-1_Architecture fonctionnelle et matérielle</w:t>
    </w:r>
    <w:r>
      <w:rPr>
        <w:rFonts w:ascii="Alstom" w:hAnsi="Alstom"/>
        <w:i/>
        <w:iCs/>
        <w:sz w:val="18"/>
        <w:szCs w:val="18"/>
      </w:rPr>
      <w:fldChar w:fldCharType="end"/>
    </w:r>
    <w:r w:rsidRPr="001A0A8F">
      <w:rPr>
        <w:rFonts w:ascii="Alstom" w:hAnsi="Alstom"/>
        <w:i/>
        <w:iCs/>
        <w:sz w:val="18"/>
        <w:szCs w:val="18"/>
      </w:rPr>
      <w:tab/>
      <w:t xml:space="preserve">Page </w:t>
    </w:r>
    <w:r w:rsidRPr="001A0A8F">
      <w:rPr>
        <w:rStyle w:val="Numrodepage"/>
        <w:rFonts w:ascii="Alstom" w:hAnsi="Alstom"/>
        <w:i/>
        <w:iCs/>
        <w:sz w:val="18"/>
        <w:szCs w:val="18"/>
      </w:rPr>
      <w:fldChar w:fldCharType="begin"/>
    </w:r>
    <w:r w:rsidRPr="001A0A8F">
      <w:rPr>
        <w:rStyle w:val="Numrodepage"/>
        <w:rFonts w:ascii="Alstom" w:hAnsi="Alstom"/>
        <w:i/>
        <w:iCs/>
        <w:sz w:val="18"/>
        <w:szCs w:val="18"/>
      </w:rPr>
      <w:instrText xml:space="preserve"> PAGE </w:instrText>
    </w:r>
    <w:r w:rsidRPr="001A0A8F">
      <w:rPr>
        <w:rStyle w:val="Numrodepage"/>
        <w:rFonts w:ascii="Alstom" w:hAnsi="Alstom"/>
        <w:i/>
        <w:iCs/>
        <w:sz w:val="18"/>
        <w:szCs w:val="18"/>
      </w:rPr>
      <w:fldChar w:fldCharType="separate"/>
    </w:r>
    <w:r w:rsidR="004433EB">
      <w:rPr>
        <w:rStyle w:val="Numrodepage"/>
        <w:rFonts w:ascii="Alstom" w:hAnsi="Alstom"/>
        <w:i/>
        <w:iCs/>
        <w:noProof/>
        <w:sz w:val="18"/>
        <w:szCs w:val="18"/>
      </w:rPr>
      <w:t>21</w:t>
    </w:r>
    <w:r w:rsidRPr="001A0A8F">
      <w:rPr>
        <w:rStyle w:val="Numrodepage"/>
        <w:rFonts w:ascii="Alstom" w:hAnsi="Alstom"/>
        <w:i/>
        <w:iCs/>
        <w:sz w:val="18"/>
        <w:szCs w:val="18"/>
      </w:rPr>
      <w:fldChar w:fldCharType="end"/>
    </w:r>
    <w:r w:rsidRPr="001A0A8F">
      <w:rPr>
        <w:rStyle w:val="Numrodepage"/>
        <w:rFonts w:ascii="Alstom" w:hAnsi="Alstom"/>
        <w:i/>
        <w:iCs/>
        <w:sz w:val="18"/>
        <w:szCs w:val="18"/>
      </w:rPr>
      <w:t xml:space="preserve"> </w:t>
    </w:r>
    <w:r w:rsidRPr="001A0A8F">
      <w:rPr>
        <w:rFonts w:ascii="Alstom" w:hAnsi="Alstom"/>
        <w:i/>
        <w:iCs/>
        <w:sz w:val="18"/>
        <w:szCs w:val="18"/>
      </w:rPr>
      <w:t>de</w:t>
    </w:r>
    <w:r w:rsidRPr="005F0732">
      <w:rPr>
        <w:rFonts w:ascii="Alstom" w:hAnsi="Alstom"/>
        <w:iCs/>
        <w:sz w:val="18"/>
        <w:szCs w:val="18"/>
      </w:rPr>
      <w:t xml:space="preserve"> </w:t>
    </w:r>
    <w:r w:rsidRPr="005F0732">
      <w:rPr>
        <w:rStyle w:val="Numrodepage"/>
        <w:rFonts w:ascii="Alstom" w:hAnsi="Alstom"/>
        <w:iCs/>
        <w:sz w:val="18"/>
        <w:szCs w:val="18"/>
      </w:rPr>
      <w:fldChar w:fldCharType="begin"/>
    </w:r>
    <w:r w:rsidRPr="005F0732">
      <w:rPr>
        <w:rStyle w:val="Numrodepage"/>
        <w:rFonts w:ascii="Alstom" w:hAnsi="Alstom"/>
        <w:iCs/>
        <w:sz w:val="18"/>
        <w:szCs w:val="18"/>
      </w:rPr>
      <w:instrText xml:space="preserve"> NUMPAGES </w:instrText>
    </w:r>
    <w:r w:rsidRPr="005F0732">
      <w:rPr>
        <w:rStyle w:val="Numrodepage"/>
        <w:rFonts w:ascii="Alstom" w:hAnsi="Alstom"/>
        <w:iCs/>
        <w:sz w:val="18"/>
        <w:szCs w:val="18"/>
      </w:rPr>
      <w:fldChar w:fldCharType="separate"/>
    </w:r>
    <w:r w:rsidR="004433EB">
      <w:rPr>
        <w:rStyle w:val="Numrodepage"/>
        <w:rFonts w:ascii="Alstom" w:hAnsi="Alstom"/>
        <w:iCs/>
        <w:noProof/>
        <w:sz w:val="18"/>
        <w:szCs w:val="18"/>
      </w:rPr>
      <w:t>29</w:t>
    </w:r>
    <w:r w:rsidRPr="005F0732">
      <w:rPr>
        <w:rStyle w:val="Numrodepage"/>
        <w:rFonts w:ascii="Alstom" w:hAnsi="Alstom"/>
        <w:iCs/>
        <w:sz w:val="18"/>
        <w:szCs w:val="18"/>
      </w:rPr>
      <w:fldChar w:fldCharType="end"/>
    </w:r>
  </w:p>
  <w:p w:rsidR="00A333AB" w:rsidRPr="005F0732" w:rsidRDefault="00A333AB">
    <w:pPr>
      <w:pStyle w:val="Pieddepage"/>
      <w:tabs>
        <w:tab w:val="clear" w:pos="4536"/>
        <w:tab w:val="clear" w:pos="9072"/>
        <w:tab w:val="center" w:pos="4820"/>
        <w:tab w:val="right" w:pos="9639"/>
      </w:tabs>
      <w:ind w:left="-567" w:right="-567"/>
      <w:jc w:val="center"/>
      <w:rPr>
        <w:rFonts w:ascii="Alstom" w:hAnsi="Alstom"/>
        <w:iCs/>
        <w:sz w:val="16"/>
        <w:szCs w:val="18"/>
      </w:rPr>
    </w:pPr>
    <w:r w:rsidRPr="005F0732">
      <w:rPr>
        <w:rFonts w:ascii="Alstom" w:hAnsi="Alstom"/>
        <w:iCs/>
        <w:sz w:val="16"/>
        <w:szCs w:val="18"/>
      </w:rPr>
      <w:t>Toutes les informations données dans ce document restent la propriété d’Alstom Transport S.A.</w:t>
    </w:r>
  </w:p>
  <w:p w:rsidR="00A333AB" w:rsidRPr="005F0732" w:rsidRDefault="00A333AB">
    <w:pPr>
      <w:pStyle w:val="En-tte"/>
      <w:tabs>
        <w:tab w:val="clear" w:pos="4536"/>
        <w:tab w:val="clear" w:pos="9072"/>
      </w:tabs>
      <w:rPr>
        <w:sz w:val="32"/>
        <w:szCs w:val="3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Pr="005F0732" w:rsidRDefault="00A333AB" w:rsidP="0052415C">
    <w:pPr>
      <w:pStyle w:val="Pieddepage"/>
      <w:tabs>
        <w:tab w:val="clear" w:pos="4536"/>
        <w:tab w:val="clear" w:pos="9072"/>
        <w:tab w:val="center" w:pos="4820"/>
        <w:tab w:val="right" w:pos="9639"/>
      </w:tabs>
      <w:rPr>
        <w:rFonts w:ascii="Alstom" w:hAnsi="Alstom"/>
        <w:iCs/>
        <w:sz w:val="18"/>
        <w:szCs w:val="18"/>
      </w:rPr>
    </w:pPr>
    <w:r w:rsidRPr="001A0A8F">
      <w:rPr>
        <w:rFonts w:ascii="Alstom" w:hAnsi="Alstom"/>
        <w:i/>
        <w:iCs/>
        <w:sz w:val="18"/>
        <w:szCs w:val="18"/>
      </w:rPr>
      <w:t xml:space="preserve">Date: </w:t>
    </w:r>
    <w:r>
      <w:rPr>
        <w:rFonts w:ascii="Alstom" w:hAnsi="Alstom"/>
        <w:i/>
        <w:iCs/>
        <w:sz w:val="18"/>
        <w:szCs w:val="18"/>
      </w:rPr>
      <w:t>17 septembre</w:t>
    </w:r>
    <w:r w:rsidRPr="001A0A8F">
      <w:rPr>
        <w:rFonts w:ascii="Alstom" w:hAnsi="Alstom"/>
        <w:i/>
        <w:iCs/>
        <w:sz w:val="18"/>
        <w:szCs w:val="18"/>
      </w:rPr>
      <w:t xml:space="preserve"> 2014</w:t>
    </w:r>
    <w:r w:rsidRPr="001A0A8F">
      <w:rPr>
        <w:rFonts w:ascii="Alstom" w:hAnsi="Alstom"/>
        <w:i/>
        <w:iCs/>
        <w:sz w:val="18"/>
        <w:szCs w:val="18"/>
      </w:rPr>
      <w:tab/>
    </w:r>
    <w:r>
      <w:rPr>
        <w:rFonts w:ascii="Alstom" w:hAnsi="Alstom"/>
        <w:i/>
        <w:iCs/>
        <w:sz w:val="18"/>
        <w:szCs w:val="18"/>
      </w:rPr>
      <w:fldChar w:fldCharType="begin"/>
    </w:r>
    <w:r>
      <w:rPr>
        <w:rFonts w:ascii="Alstom" w:hAnsi="Alstom"/>
        <w:i/>
        <w:iCs/>
        <w:sz w:val="18"/>
        <w:szCs w:val="18"/>
      </w:rPr>
      <w:instrText xml:space="preserve"> FILENAME   \* MERGEFORMAT </w:instrText>
    </w:r>
    <w:r>
      <w:rPr>
        <w:rFonts w:ascii="Alstom" w:hAnsi="Alstom"/>
        <w:i/>
        <w:iCs/>
        <w:sz w:val="18"/>
        <w:szCs w:val="18"/>
      </w:rPr>
      <w:fldChar w:fldCharType="separate"/>
    </w:r>
    <w:r>
      <w:rPr>
        <w:rFonts w:ascii="Alstom" w:hAnsi="Alstom"/>
        <w:i/>
        <w:iCs/>
        <w:noProof/>
        <w:sz w:val="18"/>
        <w:szCs w:val="18"/>
      </w:rPr>
      <w:t>PA RER A_FT-1_Architecture fonctionnelle et matérielle</w:t>
    </w:r>
    <w:r>
      <w:rPr>
        <w:rFonts w:ascii="Alstom" w:hAnsi="Alstom"/>
        <w:i/>
        <w:iCs/>
        <w:sz w:val="18"/>
        <w:szCs w:val="18"/>
      </w:rPr>
      <w:fldChar w:fldCharType="end"/>
    </w:r>
    <w:r w:rsidRPr="001A0A8F">
      <w:rPr>
        <w:rFonts w:ascii="Alstom" w:hAnsi="Alstom"/>
        <w:i/>
        <w:iCs/>
        <w:sz w:val="18"/>
        <w:szCs w:val="18"/>
      </w:rPr>
      <w:tab/>
      <w:t xml:space="preserve">Page </w:t>
    </w:r>
    <w:r w:rsidRPr="001A0A8F">
      <w:rPr>
        <w:rStyle w:val="Numrodepage"/>
        <w:rFonts w:ascii="Alstom" w:hAnsi="Alstom"/>
        <w:i/>
        <w:iCs/>
        <w:sz w:val="18"/>
        <w:szCs w:val="18"/>
      </w:rPr>
      <w:fldChar w:fldCharType="begin"/>
    </w:r>
    <w:r w:rsidRPr="001A0A8F">
      <w:rPr>
        <w:rStyle w:val="Numrodepage"/>
        <w:rFonts w:ascii="Alstom" w:hAnsi="Alstom"/>
        <w:i/>
        <w:iCs/>
        <w:sz w:val="18"/>
        <w:szCs w:val="18"/>
      </w:rPr>
      <w:instrText xml:space="preserve"> PAGE </w:instrText>
    </w:r>
    <w:r w:rsidRPr="001A0A8F">
      <w:rPr>
        <w:rStyle w:val="Numrodepage"/>
        <w:rFonts w:ascii="Alstom" w:hAnsi="Alstom"/>
        <w:i/>
        <w:iCs/>
        <w:sz w:val="18"/>
        <w:szCs w:val="18"/>
      </w:rPr>
      <w:fldChar w:fldCharType="separate"/>
    </w:r>
    <w:r w:rsidR="004433EB">
      <w:rPr>
        <w:rStyle w:val="Numrodepage"/>
        <w:rFonts w:ascii="Alstom" w:hAnsi="Alstom"/>
        <w:i/>
        <w:iCs/>
        <w:noProof/>
        <w:sz w:val="18"/>
        <w:szCs w:val="18"/>
      </w:rPr>
      <w:t>22</w:t>
    </w:r>
    <w:r w:rsidRPr="001A0A8F">
      <w:rPr>
        <w:rStyle w:val="Numrodepage"/>
        <w:rFonts w:ascii="Alstom" w:hAnsi="Alstom"/>
        <w:i/>
        <w:iCs/>
        <w:sz w:val="18"/>
        <w:szCs w:val="18"/>
      </w:rPr>
      <w:fldChar w:fldCharType="end"/>
    </w:r>
    <w:r w:rsidRPr="001A0A8F">
      <w:rPr>
        <w:rStyle w:val="Numrodepage"/>
        <w:rFonts w:ascii="Alstom" w:hAnsi="Alstom"/>
        <w:i/>
        <w:iCs/>
        <w:sz w:val="18"/>
        <w:szCs w:val="18"/>
      </w:rPr>
      <w:t xml:space="preserve"> </w:t>
    </w:r>
    <w:r w:rsidRPr="001A0A8F">
      <w:rPr>
        <w:rFonts w:ascii="Alstom" w:hAnsi="Alstom"/>
        <w:i/>
        <w:iCs/>
        <w:sz w:val="18"/>
        <w:szCs w:val="18"/>
      </w:rPr>
      <w:t>de</w:t>
    </w:r>
    <w:r w:rsidRPr="005F0732">
      <w:rPr>
        <w:rFonts w:ascii="Alstom" w:hAnsi="Alstom"/>
        <w:iCs/>
        <w:sz w:val="18"/>
        <w:szCs w:val="18"/>
      </w:rPr>
      <w:t xml:space="preserve"> </w:t>
    </w:r>
    <w:r w:rsidRPr="005F0732">
      <w:rPr>
        <w:rStyle w:val="Numrodepage"/>
        <w:rFonts w:ascii="Alstom" w:hAnsi="Alstom"/>
        <w:iCs/>
        <w:sz w:val="18"/>
        <w:szCs w:val="18"/>
      </w:rPr>
      <w:fldChar w:fldCharType="begin"/>
    </w:r>
    <w:r w:rsidRPr="005F0732">
      <w:rPr>
        <w:rStyle w:val="Numrodepage"/>
        <w:rFonts w:ascii="Alstom" w:hAnsi="Alstom"/>
        <w:iCs/>
        <w:sz w:val="18"/>
        <w:szCs w:val="18"/>
      </w:rPr>
      <w:instrText xml:space="preserve"> NUMPAGES </w:instrText>
    </w:r>
    <w:r w:rsidRPr="005F0732">
      <w:rPr>
        <w:rStyle w:val="Numrodepage"/>
        <w:rFonts w:ascii="Alstom" w:hAnsi="Alstom"/>
        <w:iCs/>
        <w:sz w:val="18"/>
        <w:szCs w:val="18"/>
      </w:rPr>
      <w:fldChar w:fldCharType="separate"/>
    </w:r>
    <w:r w:rsidR="004433EB">
      <w:rPr>
        <w:rStyle w:val="Numrodepage"/>
        <w:rFonts w:ascii="Alstom" w:hAnsi="Alstom"/>
        <w:iCs/>
        <w:noProof/>
        <w:sz w:val="18"/>
        <w:szCs w:val="18"/>
      </w:rPr>
      <w:t>29</w:t>
    </w:r>
    <w:r w:rsidRPr="005F0732">
      <w:rPr>
        <w:rStyle w:val="Numrodepage"/>
        <w:rFonts w:ascii="Alstom" w:hAnsi="Alstom"/>
        <w:iCs/>
        <w:sz w:val="18"/>
        <w:szCs w:val="18"/>
      </w:rPr>
      <w:fldChar w:fldCharType="end"/>
    </w:r>
  </w:p>
  <w:p w:rsidR="00A333AB" w:rsidRPr="005F0732" w:rsidRDefault="00A333AB">
    <w:pPr>
      <w:pStyle w:val="Pieddepage"/>
      <w:tabs>
        <w:tab w:val="clear" w:pos="4536"/>
        <w:tab w:val="clear" w:pos="9072"/>
        <w:tab w:val="center" w:pos="4820"/>
        <w:tab w:val="right" w:pos="9639"/>
      </w:tabs>
      <w:ind w:left="-567" w:right="-567"/>
      <w:jc w:val="center"/>
      <w:rPr>
        <w:rFonts w:ascii="Alstom" w:hAnsi="Alstom"/>
        <w:iCs/>
        <w:sz w:val="16"/>
        <w:szCs w:val="18"/>
      </w:rPr>
    </w:pPr>
    <w:r w:rsidRPr="005F0732">
      <w:rPr>
        <w:rFonts w:ascii="Alstom" w:hAnsi="Alstom"/>
        <w:iCs/>
        <w:sz w:val="16"/>
        <w:szCs w:val="18"/>
      </w:rPr>
      <w:t>Toutes les informations données dans ce document restent la propriété d’Alstom Transport S.A.</w:t>
    </w:r>
  </w:p>
  <w:p w:rsidR="00A333AB" w:rsidRPr="005F0732" w:rsidRDefault="00A333AB">
    <w:pPr>
      <w:pStyle w:val="En-tte"/>
      <w:tabs>
        <w:tab w:val="clear" w:pos="4536"/>
        <w:tab w:val="clear" w:pos="9072"/>
      </w:tabs>
      <w:rPr>
        <w:sz w:val="32"/>
        <w:szCs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A87" w:rsidRDefault="00350A87">
      <w:r>
        <w:separator/>
      </w:r>
    </w:p>
  </w:footnote>
  <w:footnote w:type="continuationSeparator" w:id="0">
    <w:p w:rsidR="00350A87" w:rsidRDefault="00350A87">
      <w:r>
        <w:continuationSeparator/>
      </w:r>
    </w:p>
  </w:footnote>
  <w:footnote w:id="1">
    <w:p w:rsidR="00A333AB" w:rsidRDefault="00A333AB">
      <w:pPr>
        <w:pStyle w:val="Notedebasdepage"/>
      </w:pPr>
      <w:ins w:id="175" w:author="GUIZARD Maurice" w:date="2014-09-10T09:52:00Z">
        <w:r>
          <w:rPr>
            <w:rStyle w:val="Appelnotedebasdep"/>
          </w:rPr>
          <w:footnoteRef/>
        </w:r>
      </w:ins>
      <w:ins w:id="176" w:author="GUIZARD Maurice" w:date="2014-09-10T09:54:00Z">
        <w:r>
          <w:t xml:space="preserve"> </w:t>
        </w:r>
      </w:ins>
      <w:ins w:id="177" w:author="GUIZARD Maurice" w:date="2014-09-10T09:57:00Z">
        <w:r>
          <w:t xml:space="preserve">L’étage </w:t>
        </w:r>
        <w:r>
          <w:rPr>
            <w:color w:val="1F497D"/>
          </w:rPr>
          <w:t>d’entrée PWM des ETF/</w:t>
        </w:r>
        <w:proofErr w:type="gramStart"/>
        <w:r>
          <w:rPr>
            <w:color w:val="1F497D"/>
          </w:rPr>
          <w:t>EFM</w:t>
        </w:r>
      </w:ins>
      <w:ins w:id="178" w:author="GUIZARD Maurice" w:date="2014-09-10T09:58:00Z">
        <w:r>
          <w:rPr>
            <w:color w:val="1F497D"/>
          </w:rPr>
          <w:t>(</w:t>
        </w:r>
        <w:proofErr w:type="gramEnd"/>
        <w:r>
          <w:rPr>
            <w:kern w:val="24"/>
          </w:rPr>
          <w:t>Equipement de Traction Freinage/Equipement de Frein Mécanique) est géré par une carte EBX</w:t>
        </w:r>
      </w:ins>
      <w:ins w:id="179" w:author="GUIZARD Maurice" w:date="2014-09-10T09:59:00Z">
        <w:r>
          <w:rPr>
            <w:kern w:val="24"/>
          </w:rPr>
          <w:t>4</w:t>
        </w:r>
      </w:ins>
      <w:ins w:id="180" w:author="GUIZARD Maurice" w:date="2014-09-10T09:58:00Z">
        <w:r>
          <w:rPr>
            <w:kern w:val="24"/>
          </w:rPr>
          <w:t>.</w:t>
        </w:r>
      </w:ins>
      <w:ins w:id="181" w:author="GUIZARD Maurice" w:date="2014-09-10T09:57:00Z">
        <w:r>
          <w:rPr>
            <w:color w:val="1F497D"/>
          </w:rPr>
          <w:t xml:space="preserve"> </w:t>
        </w:r>
      </w:ins>
      <w:ins w:id="182" w:author="GUIZARD Maurice" w:date="2014-09-10T09:54:00Z">
        <w:r>
          <w:t xml:space="preserve">La </w:t>
        </w:r>
      </w:ins>
      <w:ins w:id="183" w:author="GUIZARD Maurice" w:date="2014-09-10T09:55:00Z">
        <w:r>
          <w:t>consommation</w:t>
        </w:r>
      </w:ins>
      <w:ins w:id="184" w:author="GUIZARD Maurice" w:date="2014-09-10T09:54:00Z">
        <w:r>
          <w:t xml:space="preserve"> d’une entrée</w:t>
        </w:r>
        <w:r>
          <w:rPr>
            <w:color w:val="1F497D"/>
          </w:rPr>
          <w:t xml:space="preserve"> BT d’une carte EBX4 comme sur MI09 est de 10mA </w:t>
        </w:r>
      </w:ins>
      <w:ins w:id="185" w:author="GUIZARD Maurice" w:date="2014-09-10T09:55:00Z">
        <w:r>
          <w:rPr>
            <w:color w:val="1F497D"/>
          </w:rPr>
          <w:t xml:space="preserve">(Notice descriptive de fonctionnement </w:t>
        </w:r>
      </w:ins>
      <w:ins w:id="186" w:author="GUIZARD Maurice" w:date="2014-09-10T09:56:00Z">
        <w:r>
          <w:rPr>
            <w:color w:val="1F497D"/>
          </w:rPr>
          <w:t>carte EBX)</w:t>
        </w:r>
      </w:ins>
      <w:ins w:id="187" w:author="GUIZARD Maurice" w:date="2014-09-10T09:59:00Z">
        <w:r>
          <w:t xml:space="preserve">. </w:t>
        </w:r>
      </w:ins>
      <w:ins w:id="188" w:author="GUIZARD Maurice" w:date="2014-09-10T10:09:00Z">
        <w:r>
          <w:t xml:space="preserve">A raison de 5 caisses de 2 essieux par rame, </w:t>
        </w:r>
      </w:ins>
      <w:ins w:id="189" w:author="GUIZARD Maurice" w:date="2014-09-10T10:10:00Z">
        <w:r>
          <w:t xml:space="preserve">pour une rame double </w:t>
        </w:r>
      </w:ins>
      <w:ins w:id="190" w:author="GUIZARD Maurice" w:date="2014-09-10T10:09:00Z">
        <w:r>
          <w:t xml:space="preserve">il y aura 20 </w:t>
        </w:r>
      </w:ins>
      <w:ins w:id="191" w:author="GUIZARD Maurice" w:date="2014-09-10T10:10:00Z">
        <w:r>
          <w:t>entrées à alimenter soit 200mA</w:t>
        </w:r>
      </w:ins>
      <w:ins w:id="192" w:author="GUIZARD Maurice" w:date="2014-09-10T10:17:00Z">
        <w:r>
          <w:t>, une marge de 50% est prise dans la conception</w:t>
        </w:r>
      </w:ins>
      <w:ins w:id="193" w:author="GUIZARD Maurice" w:date="2014-09-10T10:21:00Z">
        <w:r>
          <w:t xml:space="preserve"> soit 300mA</w:t>
        </w:r>
      </w:ins>
      <w:ins w:id="194" w:author="GUIZARD Maurice" w:date="2014-09-10T10:17:00Z">
        <w:r>
          <w:t>.</w:t>
        </w:r>
      </w:ins>
    </w:p>
  </w:footnote>
  <w:footnote w:id="2">
    <w:p w:rsidR="00A333AB" w:rsidRPr="000B2CEC" w:rsidRDefault="00A333AB">
      <w:pPr>
        <w:pStyle w:val="Notedebasdepage"/>
      </w:pPr>
      <w:ins w:id="342" w:author="GUIZARD Maurice" w:date="2014-09-09T17:27:00Z">
        <w:r>
          <w:rPr>
            <w:rStyle w:val="Appelnotedebasdep"/>
          </w:rPr>
          <w:footnoteRef/>
        </w:r>
        <w:r>
          <w:t xml:space="preserve"> CRS PA : Compte Rendu de Signalement du </w:t>
        </w:r>
      </w:ins>
      <w:ins w:id="343" w:author="GUIZARD Maurice" w:date="2014-09-09T17:29:00Z">
        <w:r>
          <w:t xml:space="preserve">PA et </w:t>
        </w:r>
      </w:ins>
      <w:ins w:id="344" w:author="GUIZARD Maurice" w:date="2014-09-09T17:27:00Z">
        <w:r>
          <w:t xml:space="preserve"> SS</w:t>
        </w:r>
      </w:ins>
      <w:ins w:id="345" w:author="GUIZARD Maurice" w:date="2014-09-09T17:28:00Z">
        <w:r>
          <w:t>O</w:t>
        </w:r>
      </w:ins>
      <w:ins w:id="346" w:author="GUIZARD Maurice" w:date="2014-09-09T17:27:00Z">
        <w:r>
          <w:t> : Système de S</w:t>
        </w:r>
      </w:ins>
      <w:ins w:id="347" w:author="GUIZARD Maurice" w:date="2014-09-09T17:28:00Z">
        <w:r>
          <w:t xml:space="preserve">uivi </w:t>
        </w:r>
      </w:ins>
      <w:ins w:id="348" w:author="GUIZARD Maurice" w:date="2014-09-09T17:30:00Z">
        <w:r>
          <w:t>Opérationnel</w:t>
        </w:r>
      </w:ins>
    </w:p>
  </w:footnote>
  <w:footnote w:id="3">
    <w:p w:rsidR="00A333AB" w:rsidRPr="000B2CEC" w:rsidRDefault="00A333AB" w:rsidP="00B5557F">
      <w:pPr>
        <w:pStyle w:val="Notedebasdepage"/>
        <w:rPr>
          <w:ins w:id="359" w:author="GUIZARD Maurice" w:date="2014-09-09T20:24:00Z"/>
        </w:rPr>
      </w:pPr>
      <w:ins w:id="360" w:author="GUIZARD Maurice" w:date="2014-09-09T20:24:00Z">
        <w:r>
          <w:rPr>
            <w:rStyle w:val="Appelnotedebasdep"/>
          </w:rPr>
          <w:footnoteRef/>
        </w:r>
        <w:r>
          <w:t xml:space="preserve"> </w:t>
        </w:r>
        <w:r w:rsidRPr="005A5D5A">
          <w:t xml:space="preserve"> </w:t>
        </w:r>
        <w:r>
          <w:t xml:space="preserve">CRO PA : Compte Rendu Opérationnel du PA </w:t>
        </w:r>
      </w:ins>
    </w:p>
  </w:footnote>
  <w:footnote w:id="4">
    <w:p w:rsidR="00A333AB" w:rsidRDefault="00A333AB">
      <w:pPr>
        <w:pStyle w:val="Notedebasdepage"/>
      </w:pPr>
      <w:ins w:id="381" w:author="GUIZARD Maurice" w:date="2014-09-13T09:12:00Z">
        <w:r>
          <w:rPr>
            <w:rStyle w:val="Appelnotedebasdep"/>
          </w:rPr>
          <w:footnoteRef/>
        </w:r>
        <w:r>
          <w:t xml:space="preserve"> </w:t>
        </w:r>
      </w:ins>
      <w:ins w:id="382" w:author="GUIZARD Maurice" w:date="2014-09-13T09:13:00Z">
        <w:r>
          <w:t>Mail RATP du 09/09/2014</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Default="00A333AB"/>
  <w:p w:rsidR="00A333AB" w:rsidRDefault="00A333AB"/>
  <w:p w:rsidR="00A333AB" w:rsidRDefault="00A333A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Default="00A333AB">
    <w:pPr>
      <w:pStyle w:val="En-tte"/>
    </w:pPr>
    <w:r>
      <w:rPr>
        <w:noProof/>
      </w:rPr>
      <w:drawing>
        <wp:inline distT="0" distB="0" distL="0" distR="0" wp14:anchorId="6E8F81B2" wp14:editId="126F824D">
          <wp:extent cx="6134100" cy="866775"/>
          <wp:effectExtent l="0" t="0" r="0" b="9525"/>
          <wp:docPr id="2" name="Image 2" descr="al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st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34100" cy="86677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Default="00A333A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Default="00A333AB" w:rsidP="005F0732">
    <w:pPr>
      <w:pStyle w:val="En-tte"/>
      <w:jc w:val="center"/>
    </w:pPr>
    <w:r>
      <w:rPr>
        <w:noProof/>
      </w:rPr>
      <w:drawing>
        <wp:inline distT="0" distB="0" distL="0" distR="0" wp14:anchorId="23762081" wp14:editId="05C9B887">
          <wp:extent cx="6134100" cy="866775"/>
          <wp:effectExtent l="0" t="0" r="0" b="9525"/>
          <wp:docPr id="236" name="Image 236" descr="al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st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34100" cy="866775"/>
                  </a:xfrm>
                  <a:prstGeom prst="rect">
                    <a:avLst/>
                  </a:prstGeom>
                  <a:noFill/>
                  <a:ln>
                    <a:noFill/>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3AB" w:rsidRDefault="00A333A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77231"/>
    <w:multiLevelType w:val="hybridMultilevel"/>
    <w:tmpl w:val="871A57F2"/>
    <w:lvl w:ilvl="0" w:tplc="20F243D4">
      <w:start w:val="1"/>
      <w:numFmt w:val="decimal"/>
      <w:pStyle w:val="Titredetableau"/>
      <w:lvlText w:val="Tableau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D456E63"/>
    <w:multiLevelType w:val="multilevel"/>
    <w:tmpl w:val="52CCF58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2F2B2F6B"/>
    <w:multiLevelType w:val="hybridMultilevel"/>
    <w:tmpl w:val="8FC880AC"/>
    <w:lvl w:ilvl="0" w:tplc="90A0CC5C">
      <w:start w:val="1"/>
      <w:numFmt w:val="decimal"/>
      <w:pStyle w:val="Titredefigure"/>
      <w:lvlText w:val="Figure.%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0C543E3"/>
    <w:multiLevelType w:val="hybridMultilevel"/>
    <w:tmpl w:val="34202E9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3125093A"/>
    <w:multiLevelType w:val="hybridMultilevel"/>
    <w:tmpl w:val="92F4FEA8"/>
    <w:lvl w:ilvl="0" w:tplc="040C0003">
      <w:start w:val="1"/>
      <w:numFmt w:val="bullet"/>
      <w:lvlText w:val="o"/>
      <w:lvlJc w:val="left"/>
      <w:pPr>
        <w:ind w:left="1069" w:hanging="360"/>
      </w:pPr>
      <w:rPr>
        <w:rFonts w:ascii="Courier New" w:hAnsi="Courier New" w:cs="Courier New"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nsid w:val="468514AB"/>
    <w:multiLevelType w:val="multilevel"/>
    <w:tmpl w:val="C9BA937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706F23A9"/>
    <w:multiLevelType w:val="hybridMultilevel"/>
    <w:tmpl w:val="840C636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nsid w:val="74AD4F67"/>
    <w:multiLevelType w:val="hybridMultilevel"/>
    <w:tmpl w:val="219CB088"/>
    <w:lvl w:ilvl="0" w:tplc="18DC2498">
      <w:start w:val="10"/>
      <w:numFmt w:val="bullet"/>
      <w:lvlText w:val="-"/>
      <w:lvlJc w:val="left"/>
      <w:pPr>
        <w:ind w:left="720" w:hanging="360"/>
      </w:pPr>
      <w:rPr>
        <w:rFonts w:ascii="Alstom" w:eastAsia="Times New Roman" w:hAnsi="Alstom"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6143A70"/>
    <w:multiLevelType w:val="hybridMultilevel"/>
    <w:tmpl w:val="2B2CA7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8DC7001"/>
    <w:multiLevelType w:val="multilevel"/>
    <w:tmpl w:val="3B00F87E"/>
    <w:lvl w:ilvl="0">
      <w:start w:val="1"/>
      <w:numFmt w:val="decimal"/>
      <w:pStyle w:val="Titre1"/>
      <w:lvlText w:val="%1"/>
      <w:lvlJc w:val="left"/>
      <w:pPr>
        <w:tabs>
          <w:tab w:val="num" w:pos="357"/>
        </w:tabs>
        <w:ind w:left="0" w:firstLine="0"/>
      </w:pPr>
      <w:rPr>
        <w:rFonts w:hint="default"/>
      </w:rPr>
    </w:lvl>
    <w:lvl w:ilvl="1">
      <w:start w:val="1"/>
      <w:numFmt w:val="decimal"/>
      <w:pStyle w:val="Titre2"/>
      <w:lvlText w:val="%1.%2"/>
      <w:lvlJc w:val="left"/>
      <w:pPr>
        <w:tabs>
          <w:tab w:val="num" w:pos="357"/>
        </w:tabs>
        <w:ind w:left="576" w:hanging="576"/>
      </w:pPr>
      <w:rPr>
        <w:rFonts w:hint="default"/>
      </w:rPr>
    </w:lvl>
    <w:lvl w:ilvl="2">
      <w:start w:val="1"/>
      <w:numFmt w:val="decimal"/>
      <w:pStyle w:val="Titre3"/>
      <w:lvlText w:val="%1.%2.%3"/>
      <w:lvlJc w:val="left"/>
      <w:pPr>
        <w:tabs>
          <w:tab w:val="num" w:pos="357"/>
        </w:tabs>
        <w:ind w:left="720" w:hanging="720"/>
      </w:pPr>
      <w:rPr>
        <w:rFonts w:hint="default"/>
      </w:rPr>
    </w:lvl>
    <w:lvl w:ilvl="3">
      <w:start w:val="1"/>
      <w:numFmt w:val="decimal"/>
      <w:pStyle w:val="Titre4"/>
      <w:lvlText w:val="%1.%2.%3.%4"/>
      <w:lvlJc w:val="left"/>
      <w:pPr>
        <w:tabs>
          <w:tab w:val="num" w:pos="357"/>
        </w:tabs>
        <w:ind w:left="864" w:hanging="864"/>
      </w:pPr>
      <w:rPr>
        <w:rFonts w:hint="default"/>
      </w:rPr>
    </w:lvl>
    <w:lvl w:ilvl="4">
      <w:start w:val="1"/>
      <w:numFmt w:val="decimal"/>
      <w:pStyle w:val="Titre5"/>
      <w:lvlText w:val="%1.%2.%3.%4.%5"/>
      <w:lvlJc w:val="left"/>
      <w:pPr>
        <w:tabs>
          <w:tab w:val="num" w:pos="357"/>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num w:numId="1">
    <w:abstractNumId w:val="9"/>
  </w:num>
  <w:num w:numId="2">
    <w:abstractNumId w:val="2"/>
  </w:num>
  <w:num w:numId="3">
    <w:abstractNumId w:val="0"/>
  </w:num>
  <w:num w:numId="4">
    <w:abstractNumId w:val="7"/>
  </w:num>
  <w:num w:numId="5">
    <w:abstractNumId w:val="4"/>
  </w:num>
  <w:num w:numId="6">
    <w:abstractNumId w:val="5"/>
  </w:num>
  <w:num w:numId="7">
    <w:abstractNumId w:val="1"/>
  </w:num>
  <w:num w:numId="8">
    <w:abstractNumId w:val="3"/>
  </w:num>
  <w:num w:numId="9">
    <w:abstractNumId w:val="8"/>
  </w:num>
  <w:num w:numId="1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oNotTrackFormatting/>
  <w:defaultTabStop w:val="709"/>
  <w:hyphenationZone w:val="425"/>
  <w:noPunctuationKerning/>
  <w:characterSpacingControl w:val="doNotCompress"/>
  <w:hdrShapeDefaults>
    <o:shapedefaults v:ext="edit" spidmax="2049">
      <o:colormru v:ext="edit" colors="#003d7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E4"/>
    <w:rsid w:val="000039A0"/>
    <w:rsid w:val="0001102D"/>
    <w:rsid w:val="00020956"/>
    <w:rsid w:val="00023B3F"/>
    <w:rsid w:val="00033784"/>
    <w:rsid w:val="0004072E"/>
    <w:rsid w:val="00053371"/>
    <w:rsid w:val="0005607F"/>
    <w:rsid w:val="00063345"/>
    <w:rsid w:val="00071FDC"/>
    <w:rsid w:val="000755C2"/>
    <w:rsid w:val="000902F8"/>
    <w:rsid w:val="000A53BF"/>
    <w:rsid w:val="000B01CB"/>
    <w:rsid w:val="000B2227"/>
    <w:rsid w:val="000B2CEC"/>
    <w:rsid w:val="000C1156"/>
    <w:rsid w:val="000C49C6"/>
    <w:rsid w:val="000C662B"/>
    <w:rsid w:val="000E0E23"/>
    <w:rsid w:val="000E2243"/>
    <w:rsid w:val="000E4711"/>
    <w:rsid w:val="000F1807"/>
    <w:rsid w:val="000F6DF8"/>
    <w:rsid w:val="0010472E"/>
    <w:rsid w:val="00110E78"/>
    <w:rsid w:val="0011174E"/>
    <w:rsid w:val="00130C8E"/>
    <w:rsid w:val="00134CF0"/>
    <w:rsid w:val="00145A13"/>
    <w:rsid w:val="00155783"/>
    <w:rsid w:val="00163633"/>
    <w:rsid w:val="00163883"/>
    <w:rsid w:val="001717E4"/>
    <w:rsid w:val="0018062A"/>
    <w:rsid w:val="001A0A8F"/>
    <w:rsid w:val="001A21D8"/>
    <w:rsid w:val="001A6820"/>
    <w:rsid w:val="001A72EC"/>
    <w:rsid w:val="001B56A4"/>
    <w:rsid w:val="001C5B2C"/>
    <w:rsid w:val="001C6A95"/>
    <w:rsid w:val="001E18E7"/>
    <w:rsid w:val="001E1BFC"/>
    <w:rsid w:val="001F302A"/>
    <w:rsid w:val="001F7ED9"/>
    <w:rsid w:val="00232BDC"/>
    <w:rsid w:val="002553C5"/>
    <w:rsid w:val="00267901"/>
    <w:rsid w:val="00270163"/>
    <w:rsid w:val="002749B3"/>
    <w:rsid w:val="00282DEC"/>
    <w:rsid w:val="00292366"/>
    <w:rsid w:val="00292B4C"/>
    <w:rsid w:val="00296554"/>
    <w:rsid w:val="002A0C1F"/>
    <w:rsid w:val="002B4E1B"/>
    <w:rsid w:val="002B78BD"/>
    <w:rsid w:val="002C1869"/>
    <w:rsid w:val="002D38E3"/>
    <w:rsid w:val="002D4838"/>
    <w:rsid w:val="003046B3"/>
    <w:rsid w:val="0031305C"/>
    <w:rsid w:val="00350A87"/>
    <w:rsid w:val="00354150"/>
    <w:rsid w:val="00354E51"/>
    <w:rsid w:val="003701E3"/>
    <w:rsid w:val="00383989"/>
    <w:rsid w:val="003940A2"/>
    <w:rsid w:val="003A3C64"/>
    <w:rsid w:val="003B5ECC"/>
    <w:rsid w:val="003F256E"/>
    <w:rsid w:val="003F7D20"/>
    <w:rsid w:val="004020B1"/>
    <w:rsid w:val="00436CD1"/>
    <w:rsid w:val="00436E91"/>
    <w:rsid w:val="004371CD"/>
    <w:rsid w:val="004423E2"/>
    <w:rsid w:val="004433EB"/>
    <w:rsid w:val="00451108"/>
    <w:rsid w:val="00463B64"/>
    <w:rsid w:val="0046605A"/>
    <w:rsid w:val="0046674A"/>
    <w:rsid w:val="00475E91"/>
    <w:rsid w:val="00477C31"/>
    <w:rsid w:val="00494E53"/>
    <w:rsid w:val="004C4229"/>
    <w:rsid w:val="004E60DA"/>
    <w:rsid w:val="004F040E"/>
    <w:rsid w:val="00512932"/>
    <w:rsid w:val="00522C94"/>
    <w:rsid w:val="0052415C"/>
    <w:rsid w:val="005325A1"/>
    <w:rsid w:val="00534964"/>
    <w:rsid w:val="005520AE"/>
    <w:rsid w:val="0056294B"/>
    <w:rsid w:val="00565DF0"/>
    <w:rsid w:val="005A5D5A"/>
    <w:rsid w:val="005E0519"/>
    <w:rsid w:val="005F0732"/>
    <w:rsid w:val="006055E0"/>
    <w:rsid w:val="00611427"/>
    <w:rsid w:val="006361E7"/>
    <w:rsid w:val="0063682E"/>
    <w:rsid w:val="0067357B"/>
    <w:rsid w:val="006866DD"/>
    <w:rsid w:val="00686CD2"/>
    <w:rsid w:val="006A3352"/>
    <w:rsid w:val="006A37D1"/>
    <w:rsid w:val="006A4223"/>
    <w:rsid w:val="006A53B2"/>
    <w:rsid w:val="006A6875"/>
    <w:rsid w:val="006B3FA2"/>
    <w:rsid w:val="006C1F8D"/>
    <w:rsid w:val="006C5DBD"/>
    <w:rsid w:val="006E0FE0"/>
    <w:rsid w:val="006F2999"/>
    <w:rsid w:val="00704FD6"/>
    <w:rsid w:val="00725A62"/>
    <w:rsid w:val="00764BD7"/>
    <w:rsid w:val="0076523B"/>
    <w:rsid w:val="00783B10"/>
    <w:rsid w:val="00786BB5"/>
    <w:rsid w:val="00791A13"/>
    <w:rsid w:val="007C4246"/>
    <w:rsid w:val="007D489B"/>
    <w:rsid w:val="007E7D9C"/>
    <w:rsid w:val="008250E3"/>
    <w:rsid w:val="008302C1"/>
    <w:rsid w:val="00832719"/>
    <w:rsid w:val="00860A9C"/>
    <w:rsid w:val="0086791D"/>
    <w:rsid w:val="00887069"/>
    <w:rsid w:val="00894A67"/>
    <w:rsid w:val="00895A62"/>
    <w:rsid w:val="008A3662"/>
    <w:rsid w:val="008C0FC9"/>
    <w:rsid w:val="008C1D9B"/>
    <w:rsid w:val="008C5688"/>
    <w:rsid w:val="008C7873"/>
    <w:rsid w:val="008D2AC0"/>
    <w:rsid w:val="00903908"/>
    <w:rsid w:val="00904FB1"/>
    <w:rsid w:val="00905CCB"/>
    <w:rsid w:val="009207BC"/>
    <w:rsid w:val="009210E2"/>
    <w:rsid w:val="009237DC"/>
    <w:rsid w:val="00937C2D"/>
    <w:rsid w:val="00941B39"/>
    <w:rsid w:val="00945801"/>
    <w:rsid w:val="0096630B"/>
    <w:rsid w:val="00977E84"/>
    <w:rsid w:val="00987152"/>
    <w:rsid w:val="009957A2"/>
    <w:rsid w:val="00995B08"/>
    <w:rsid w:val="00995C25"/>
    <w:rsid w:val="009B4912"/>
    <w:rsid w:val="009B79A6"/>
    <w:rsid w:val="009C3A89"/>
    <w:rsid w:val="009C466B"/>
    <w:rsid w:val="009C62DE"/>
    <w:rsid w:val="009E4841"/>
    <w:rsid w:val="009F3F9F"/>
    <w:rsid w:val="00A03C93"/>
    <w:rsid w:val="00A06825"/>
    <w:rsid w:val="00A163CE"/>
    <w:rsid w:val="00A23FE8"/>
    <w:rsid w:val="00A30599"/>
    <w:rsid w:val="00A31945"/>
    <w:rsid w:val="00A333AB"/>
    <w:rsid w:val="00A33F89"/>
    <w:rsid w:val="00A342E4"/>
    <w:rsid w:val="00A6189A"/>
    <w:rsid w:val="00A6259C"/>
    <w:rsid w:val="00A64488"/>
    <w:rsid w:val="00A67146"/>
    <w:rsid w:val="00A86A33"/>
    <w:rsid w:val="00A87D93"/>
    <w:rsid w:val="00A9739B"/>
    <w:rsid w:val="00AA2CF7"/>
    <w:rsid w:val="00AA41A1"/>
    <w:rsid w:val="00AC30F3"/>
    <w:rsid w:val="00AC62EE"/>
    <w:rsid w:val="00AC63B2"/>
    <w:rsid w:val="00AD3A6D"/>
    <w:rsid w:val="00AD3BCB"/>
    <w:rsid w:val="00AE2B76"/>
    <w:rsid w:val="00AF129A"/>
    <w:rsid w:val="00B00104"/>
    <w:rsid w:val="00B052FE"/>
    <w:rsid w:val="00B075D9"/>
    <w:rsid w:val="00B12D18"/>
    <w:rsid w:val="00B144BE"/>
    <w:rsid w:val="00B16EF6"/>
    <w:rsid w:val="00B37ECA"/>
    <w:rsid w:val="00B400BF"/>
    <w:rsid w:val="00B421D7"/>
    <w:rsid w:val="00B4665F"/>
    <w:rsid w:val="00B53E1B"/>
    <w:rsid w:val="00B5557F"/>
    <w:rsid w:val="00B62AD6"/>
    <w:rsid w:val="00B71C1A"/>
    <w:rsid w:val="00BA53BF"/>
    <w:rsid w:val="00BD618D"/>
    <w:rsid w:val="00C17BFC"/>
    <w:rsid w:val="00C25484"/>
    <w:rsid w:val="00C30189"/>
    <w:rsid w:val="00C47D47"/>
    <w:rsid w:val="00C529BB"/>
    <w:rsid w:val="00C541E3"/>
    <w:rsid w:val="00C54797"/>
    <w:rsid w:val="00C664DB"/>
    <w:rsid w:val="00C77990"/>
    <w:rsid w:val="00C77C47"/>
    <w:rsid w:val="00C950E1"/>
    <w:rsid w:val="00CA26C4"/>
    <w:rsid w:val="00CA3F65"/>
    <w:rsid w:val="00CA40FD"/>
    <w:rsid w:val="00CA68C1"/>
    <w:rsid w:val="00CB2819"/>
    <w:rsid w:val="00CC2E22"/>
    <w:rsid w:val="00CC7DC7"/>
    <w:rsid w:val="00CD02A6"/>
    <w:rsid w:val="00CD0E27"/>
    <w:rsid w:val="00CE2457"/>
    <w:rsid w:val="00CE465C"/>
    <w:rsid w:val="00CE592D"/>
    <w:rsid w:val="00CF151A"/>
    <w:rsid w:val="00CF7B67"/>
    <w:rsid w:val="00D07AA8"/>
    <w:rsid w:val="00D13DB5"/>
    <w:rsid w:val="00D151E4"/>
    <w:rsid w:val="00D1689E"/>
    <w:rsid w:val="00D16B82"/>
    <w:rsid w:val="00D17F51"/>
    <w:rsid w:val="00D30F58"/>
    <w:rsid w:val="00D44DC7"/>
    <w:rsid w:val="00D75DA7"/>
    <w:rsid w:val="00D825BA"/>
    <w:rsid w:val="00D91D4F"/>
    <w:rsid w:val="00D963B7"/>
    <w:rsid w:val="00DA2D5D"/>
    <w:rsid w:val="00DA7288"/>
    <w:rsid w:val="00DA736A"/>
    <w:rsid w:val="00DC5559"/>
    <w:rsid w:val="00DE15A3"/>
    <w:rsid w:val="00DE280A"/>
    <w:rsid w:val="00DE6F09"/>
    <w:rsid w:val="00DF2A81"/>
    <w:rsid w:val="00E108BA"/>
    <w:rsid w:val="00E12A7E"/>
    <w:rsid w:val="00E1331F"/>
    <w:rsid w:val="00E20D98"/>
    <w:rsid w:val="00E20DBB"/>
    <w:rsid w:val="00E22218"/>
    <w:rsid w:val="00E31794"/>
    <w:rsid w:val="00E45E07"/>
    <w:rsid w:val="00E4765F"/>
    <w:rsid w:val="00E6408A"/>
    <w:rsid w:val="00E669A5"/>
    <w:rsid w:val="00E817B7"/>
    <w:rsid w:val="00E843EB"/>
    <w:rsid w:val="00EB58C9"/>
    <w:rsid w:val="00EC33C4"/>
    <w:rsid w:val="00EC596B"/>
    <w:rsid w:val="00ED720A"/>
    <w:rsid w:val="00EF07FD"/>
    <w:rsid w:val="00EF28D1"/>
    <w:rsid w:val="00EF2F1D"/>
    <w:rsid w:val="00F0193C"/>
    <w:rsid w:val="00F01C7C"/>
    <w:rsid w:val="00F1190F"/>
    <w:rsid w:val="00F143A3"/>
    <w:rsid w:val="00F153CE"/>
    <w:rsid w:val="00F213B3"/>
    <w:rsid w:val="00F2393A"/>
    <w:rsid w:val="00F4214C"/>
    <w:rsid w:val="00F42BA2"/>
    <w:rsid w:val="00F43F63"/>
    <w:rsid w:val="00F44A54"/>
    <w:rsid w:val="00F50E1D"/>
    <w:rsid w:val="00F63AC0"/>
    <w:rsid w:val="00F828E4"/>
    <w:rsid w:val="00F913AC"/>
    <w:rsid w:val="00F91FBC"/>
    <w:rsid w:val="00F94ACE"/>
    <w:rsid w:val="00FA4FC0"/>
    <w:rsid w:val="00FB0D97"/>
    <w:rsid w:val="00FB4630"/>
    <w:rsid w:val="00FB4A2F"/>
    <w:rsid w:val="00FB5E5D"/>
    <w:rsid w:val="00FC1170"/>
    <w:rsid w:val="00FC7025"/>
    <w:rsid w:val="00FC7F85"/>
    <w:rsid w:val="00FD292B"/>
    <w:rsid w:val="00FD362D"/>
    <w:rsid w:val="00FF04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3d71"/>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lstom" w:hAnsi="Alstom"/>
      <w:sz w:val="24"/>
      <w:szCs w:val="16"/>
    </w:rPr>
  </w:style>
  <w:style w:type="paragraph" w:styleId="Titre1">
    <w:name w:val="heading 1"/>
    <w:aliases w:val="Title 1 Car,Title 1,Chapter,11,12,13,14,15,111,121,131,16,112,122,132,17,113,123,133,18,114,124,134,141,151,1111,1211,1311,161,1121,1221,1321,171,1131,1231,1331,19,115,125,135,142,152,1112,1212,1312,162,1122,1222,1322,172,1132,1232,1332,t1"/>
    <w:basedOn w:val="Normal"/>
    <w:next w:val="Textestandard"/>
    <w:autoRedefine/>
    <w:qFormat/>
    <w:rsid w:val="00AD3A6D"/>
    <w:pPr>
      <w:keepNext/>
      <w:numPr>
        <w:numId w:val="1"/>
      </w:numPr>
      <w:autoSpaceDE w:val="0"/>
      <w:autoSpaceDN w:val="0"/>
      <w:adjustRightInd w:val="0"/>
      <w:spacing w:after="200"/>
      <w:outlineLvl w:val="0"/>
    </w:pPr>
    <w:rPr>
      <w:rFonts w:cs="Times"/>
      <w:b/>
      <w:bCs/>
      <w:caps/>
      <w:color w:val="6D8FA5"/>
      <w:sz w:val="28"/>
      <w:szCs w:val="18"/>
    </w:rPr>
  </w:style>
  <w:style w:type="paragraph" w:styleId="Titre2">
    <w:name w:val="heading 2"/>
    <w:aliases w:val="Title 2,Title1,título 2,21,22,23,24,25,211,221,231,26,212,222,232,27,213,223,233,28,214,224,234,241,251,2111,2211,2311,261,2121,2221,2321,271,2131,2231,2331,Titre 2-CAT,t2,chapitre 1.1,h2,Subcapitol,Subcapitol1,H2,2,l2,list + change bar,h,w"/>
    <w:basedOn w:val="Normal"/>
    <w:next w:val="Textestandard"/>
    <w:link w:val="Titre2Car"/>
    <w:autoRedefine/>
    <w:qFormat/>
    <w:rsid w:val="000039A0"/>
    <w:pPr>
      <w:keepNext/>
      <w:numPr>
        <w:ilvl w:val="1"/>
        <w:numId w:val="1"/>
      </w:numPr>
      <w:tabs>
        <w:tab w:val="left" w:pos="539"/>
      </w:tabs>
      <w:autoSpaceDE w:val="0"/>
      <w:autoSpaceDN w:val="0"/>
      <w:adjustRightInd w:val="0"/>
      <w:spacing w:after="160"/>
      <w:outlineLvl w:val="1"/>
    </w:pPr>
    <w:rPr>
      <w:rFonts w:cs="Times"/>
      <w:b/>
      <w:bCs/>
      <w:color w:val="6D8FA5"/>
      <w:sz w:val="28"/>
      <w:szCs w:val="28"/>
    </w:rPr>
  </w:style>
  <w:style w:type="paragraph" w:styleId="Titre3">
    <w:name w:val="heading 3"/>
    <w:aliases w:val="Title 3,título 3,31,32,33,34,35,311,321,331,36,312,322,332,37,313,323,333,38,314,324,334,341,351,3111,3211,3311,361,3121,3221,3321,371,3131,3231,3331,39,315,325,335,342,352,3112,3212,3312,362,3122,3222,3322,372,3132,3232,3332,310,381,391"/>
    <w:basedOn w:val="Normal"/>
    <w:next w:val="Textestandard"/>
    <w:autoRedefine/>
    <w:qFormat/>
    <w:rsid w:val="00FA4FC0"/>
    <w:pPr>
      <w:keepNext/>
      <w:widowControl w:val="0"/>
      <w:numPr>
        <w:ilvl w:val="2"/>
        <w:numId w:val="1"/>
      </w:numPr>
      <w:tabs>
        <w:tab w:val="left" w:pos="709"/>
      </w:tabs>
      <w:spacing w:after="160"/>
      <w:outlineLvl w:val="2"/>
    </w:pPr>
    <w:rPr>
      <w:rFonts w:cs="Arial"/>
      <w:b/>
      <w:bCs/>
      <w:color w:val="6D8FA5"/>
      <w:szCs w:val="24"/>
    </w:rPr>
  </w:style>
  <w:style w:type="paragraph" w:styleId="Titre4">
    <w:name w:val="heading 4"/>
    <w:aliases w:val="Title 4,41,42,43,44,45,411,421,431,46,412,422,432,47,413,423,433,48,414,424,434,441,451,4111,4211,4311,461,4121,4221,4321,471,4131,4231,4331,49,410,481,491,4101,415,442,452,462,472,482,492,4102,4112,4122,416,443,453,463,473,483,493,4103"/>
    <w:basedOn w:val="Normal"/>
    <w:next w:val="Textestandard"/>
    <w:autoRedefine/>
    <w:qFormat/>
    <w:rsid w:val="009C3A89"/>
    <w:pPr>
      <w:keepNext/>
      <w:numPr>
        <w:ilvl w:val="3"/>
        <w:numId w:val="1"/>
      </w:numPr>
      <w:tabs>
        <w:tab w:val="left" w:pos="890"/>
      </w:tabs>
      <w:spacing w:after="160"/>
      <w:outlineLvl w:val="3"/>
    </w:pPr>
    <w:rPr>
      <w:rFonts w:cs="Times"/>
      <w:b/>
      <w:bCs/>
      <w:color w:val="6D8FA5"/>
      <w:szCs w:val="24"/>
      <w:lang w:val="en-US"/>
    </w:rPr>
  </w:style>
  <w:style w:type="paragraph" w:styleId="Titre5">
    <w:name w:val="heading 5"/>
    <w:aliases w:val="Title 5,Heading 5 - Mandatory requirements,H5,H51,H52,H511,H53,H512,H54,H513,H521,H5111,paragraphe[2],Mandatory reqmts,5 sub-bullet,sb,Heading 5 - Bad,h5,Tempo Heading 5,-&gt;a.,Ooh,Titre 5-Corps de texte,D Head"/>
    <w:basedOn w:val="Normal"/>
    <w:next w:val="Normal"/>
    <w:autoRedefine/>
    <w:qFormat/>
    <w:pPr>
      <w:numPr>
        <w:ilvl w:val="4"/>
        <w:numId w:val="1"/>
      </w:numPr>
      <w:tabs>
        <w:tab w:val="left" w:pos="1066"/>
      </w:tabs>
      <w:spacing w:after="160"/>
      <w:outlineLvl w:val="4"/>
    </w:pPr>
    <w:rPr>
      <w:bCs/>
      <w:iCs/>
      <w:szCs w:val="24"/>
    </w:rPr>
  </w:style>
  <w:style w:type="paragraph" w:styleId="Titre6">
    <w:name w:val="heading 6"/>
    <w:aliases w:val="Appendix Titre 1,H6,H61,H62,H611,paragraphe[3],sub-dash,sd,5,Heading 6-Appendixes,Titre 51,Appendix - Titre 2,Appendix - titre 2,h6,hd6,-&gt;1),6"/>
    <w:basedOn w:val="Normal"/>
    <w:next w:val="Normal"/>
    <w:qFormat/>
    <w:pPr>
      <w:numPr>
        <w:ilvl w:val="5"/>
        <w:numId w:val="1"/>
      </w:numPr>
      <w:spacing w:before="240" w:after="60"/>
      <w:outlineLvl w:val="5"/>
    </w:pPr>
    <w:rPr>
      <w:rFonts w:ascii="Verdana" w:hAnsi="Verdana"/>
      <w:b/>
      <w:bCs/>
      <w:sz w:val="18"/>
      <w:szCs w:val="22"/>
    </w:rPr>
  </w:style>
  <w:style w:type="paragraph" w:styleId="Titre7">
    <w:name w:val="heading 7"/>
    <w:aliases w:val="Appendix Titre 2,liste[1],liste1,LauT7,Appendix 1,h7,-&gt;a),7,Appendix Titre 21,liste11,Heading 71,Appendix Titre 22,liste12,Heading 72,Appendix Titre 23,liste13,Heading 73,Appendix Titre 24,liste14,Heading 74,Appendix Titre 211,liste111"/>
    <w:basedOn w:val="Normal"/>
    <w:next w:val="Normal"/>
    <w:qFormat/>
    <w:pPr>
      <w:numPr>
        <w:ilvl w:val="6"/>
        <w:numId w:val="1"/>
      </w:numPr>
      <w:spacing w:before="240" w:after="60"/>
      <w:outlineLvl w:val="6"/>
    </w:pPr>
  </w:style>
  <w:style w:type="paragraph" w:styleId="Titre8">
    <w:name w:val="heading 8"/>
    <w:aliases w:val="Appendix Titre 3,liste[2],liste 2,Appendix 2,8,Appendix Titre 31,liste 21,Heading 81,Appendix Titre 32,liste 22,Heading 82,Appendix Titre 33,liste 23,Heading 83,Appendix Titre 34,liste 24,Heading 84,Appendix Titre 311,liste 211"/>
    <w:basedOn w:val="Normal"/>
    <w:next w:val="Normal"/>
    <w:qFormat/>
    <w:pPr>
      <w:numPr>
        <w:ilvl w:val="7"/>
        <w:numId w:val="1"/>
      </w:numPr>
      <w:spacing w:before="240" w:after="60"/>
      <w:outlineLvl w:val="7"/>
    </w:pPr>
    <w:rPr>
      <w:i/>
      <w:iCs/>
    </w:rPr>
  </w:style>
  <w:style w:type="paragraph" w:styleId="Titre9">
    <w:name w:val="heading 9"/>
    <w:aliases w:val="Appendix Titre 4,liste[3],Appendix 3,9,Appendix Titre 41,Heading 91,Appendix Titre 42,Heading 92,Appendix Titre 43,Heading 93,Appendix Titre 44,Heading 94,Appendix Titre 411,Heading 911,Appendix Titre 421,Heading 921,Titolo 10"/>
    <w:basedOn w:val="Normal"/>
    <w:next w:val="Normal"/>
    <w:qFormat/>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standard">
    <w:name w:val="Texte standard"/>
    <w:basedOn w:val="Normal"/>
    <w:uiPriority w:val="99"/>
    <w:rsid w:val="000755C2"/>
    <w:pPr>
      <w:widowControl w:val="0"/>
      <w:tabs>
        <w:tab w:val="left" w:pos="426"/>
      </w:tabs>
      <w:autoSpaceDE w:val="0"/>
      <w:autoSpaceDN w:val="0"/>
      <w:adjustRightInd w:val="0"/>
      <w:spacing w:after="160"/>
    </w:pPr>
    <w:rPr>
      <w:bCs/>
      <w:szCs w:val="24"/>
    </w:rPr>
  </w:style>
  <w:style w:type="character" w:customStyle="1" w:styleId="Titre2Car">
    <w:name w:val="Titre 2 Car"/>
    <w:aliases w:val="Title 2 Car,Title1 Car,título 2 Car,21 Car,22 Car,23 Car,24 Car,25 Car,211 Car,221 Car,231 Car,26 Car,212 Car,222 Car,232 Car,27 Car,213 Car,223 Car,233 Car,28 Car,214 Car,224 Car,234 Car,241 Car,251 Car,2111 Car,2211 Car,2311 Car,261 Car"/>
    <w:link w:val="Titre2"/>
    <w:rsid w:val="000039A0"/>
    <w:rPr>
      <w:rFonts w:ascii="Alstom" w:hAnsi="Alstom" w:cs="Times"/>
      <w:b/>
      <w:bCs/>
      <w:color w:val="6D8FA5"/>
      <w:sz w:val="28"/>
      <w:szCs w:val="28"/>
    </w:rPr>
  </w:style>
  <w:style w:type="character" w:customStyle="1" w:styleId="Titre1Title1Car">
    <w:name w:val="Titre 1;Title 1 Car"/>
    <w:rPr>
      <w:rFonts w:ascii="Alstom" w:hAnsi="Alstom" w:cs="Times"/>
      <w:b/>
      <w:bCs/>
      <w:caps/>
      <w:color w:val="333333"/>
      <w:sz w:val="28"/>
      <w:szCs w:val="18"/>
      <w:lang w:val="en-GB" w:eastAsia="fr-FR" w:bidi="ar-SA"/>
    </w:rPr>
  </w:style>
  <w:style w:type="paragraph" w:styleId="En-tte">
    <w:name w:val="header"/>
    <w:aliases w:val="Page header,hd,even,Header"/>
    <w:basedOn w:val="Normal"/>
    <w:semiHidden/>
    <w:pPr>
      <w:tabs>
        <w:tab w:val="center" w:pos="4536"/>
        <w:tab w:val="right" w:pos="9072"/>
      </w:tabs>
    </w:pPr>
  </w:style>
  <w:style w:type="paragraph" w:styleId="Pieddepage">
    <w:name w:val="footer"/>
    <w:aliases w:val="Page footer"/>
    <w:basedOn w:val="Normal"/>
    <w:semiHidden/>
    <w:pPr>
      <w:tabs>
        <w:tab w:val="center" w:pos="4536"/>
        <w:tab w:val="right" w:pos="9072"/>
      </w:tabs>
    </w:pPr>
    <w:rPr>
      <w:rFonts w:ascii="Times" w:hAnsi="Times" w:cs="Times"/>
      <w:color w:val="333333"/>
    </w:rPr>
  </w:style>
  <w:style w:type="paragraph" w:customStyle="1" w:styleId="Ttedetableau">
    <w:name w:val="Tête de tableau"/>
    <w:basedOn w:val="Normal"/>
    <w:pPr>
      <w:jc w:val="center"/>
    </w:pPr>
  </w:style>
  <w:style w:type="paragraph" w:customStyle="1" w:styleId="Corpsdetableau">
    <w:name w:val="Corps de tableau"/>
    <w:basedOn w:val="Tablebody"/>
  </w:style>
  <w:style w:type="paragraph" w:customStyle="1" w:styleId="Tablebody">
    <w:name w:val="Table body"/>
    <w:basedOn w:val="Normal"/>
    <w:autoRedefine/>
    <w:pPr>
      <w:spacing w:after="60"/>
    </w:pPr>
    <w:rPr>
      <w:szCs w:val="24"/>
      <w:lang w:val="en-US"/>
    </w:rPr>
  </w:style>
  <w:style w:type="paragraph" w:customStyle="1" w:styleId="Figure">
    <w:name w:val="Figure"/>
    <w:basedOn w:val="Normal"/>
    <w:rsid w:val="00A6189A"/>
    <w:pPr>
      <w:keepNext/>
      <w:jc w:val="center"/>
    </w:pPr>
  </w:style>
  <w:style w:type="paragraph" w:customStyle="1" w:styleId="PROPOSAL">
    <w:name w:val="PROPOSAL"/>
    <w:basedOn w:val="Normal"/>
    <w:pPr>
      <w:keepNext/>
      <w:autoSpaceDE w:val="0"/>
      <w:autoSpaceDN w:val="0"/>
      <w:adjustRightInd w:val="0"/>
      <w:spacing w:after="1000"/>
      <w:jc w:val="center"/>
      <w:outlineLvl w:val="0"/>
    </w:pPr>
    <w:rPr>
      <w:rFonts w:cs="Times"/>
      <w:b/>
      <w:bCs/>
      <w:smallCaps/>
      <w:color w:val="333333"/>
      <w:sz w:val="32"/>
      <w:szCs w:val="18"/>
    </w:rPr>
  </w:style>
  <w:style w:type="paragraph" w:customStyle="1" w:styleId="Titleofdocument">
    <w:name w:val="Title of document"/>
    <w:basedOn w:val="Normal"/>
    <w:autoRedefine/>
    <w:rsid w:val="00F01C7C"/>
    <w:pPr>
      <w:keepNext/>
      <w:autoSpaceDE w:val="0"/>
      <w:autoSpaceDN w:val="0"/>
      <w:adjustRightInd w:val="0"/>
      <w:spacing w:after="1000"/>
      <w:jc w:val="center"/>
      <w:outlineLvl w:val="0"/>
    </w:pPr>
    <w:rPr>
      <w:rFonts w:cs="Times"/>
      <w:b/>
      <w:bCs/>
      <w:smallCaps/>
      <w:color w:val="333333"/>
      <w:sz w:val="40"/>
      <w:szCs w:val="18"/>
    </w:rPr>
  </w:style>
  <w:style w:type="paragraph" w:customStyle="1" w:styleId="Imagecouv">
    <w:name w:val="Image couv"/>
    <w:basedOn w:val="Titleofdocument"/>
    <w:pPr>
      <w:spacing w:after="0"/>
    </w:pPr>
  </w:style>
  <w:style w:type="paragraph" w:customStyle="1" w:styleId="TOC">
    <w:name w:val="TOC"/>
    <w:basedOn w:val="Titre1"/>
    <w:autoRedefine/>
    <w:rsid w:val="006A3352"/>
    <w:pPr>
      <w:numPr>
        <w:numId w:val="0"/>
      </w:numPr>
      <w:spacing w:after="500"/>
      <w:jc w:val="center"/>
    </w:pPr>
  </w:style>
  <w:style w:type="character" w:customStyle="1" w:styleId="TOCCar">
    <w:name w:val="TOC Car"/>
    <w:rPr>
      <w:rFonts w:ascii="Alstom" w:hAnsi="Alstom" w:cs="Times"/>
      <w:b/>
      <w:bCs/>
      <w:caps/>
      <w:color w:val="333333"/>
      <w:sz w:val="28"/>
      <w:szCs w:val="18"/>
      <w:lang w:val="en-GB" w:eastAsia="fr-FR" w:bidi="ar-SA"/>
    </w:rPr>
  </w:style>
  <w:style w:type="paragraph" w:styleId="TM1">
    <w:name w:val="toc 1"/>
    <w:basedOn w:val="Normal"/>
    <w:next w:val="Normal"/>
    <w:autoRedefine/>
    <w:uiPriority w:val="39"/>
    <w:rsid w:val="0004072E"/>
    <w:pPr>
      <w:tabs>
        <w:tab w:val="left" w:pos="567"/>
        <w:tab w:val="right" w:leader="dot" w:pos="9627"/>
      </w:tabs>
      <w:spacing w:before="120"/>
    </w:pPr>
    <w:rPr>
      <w:rFonts w:cs="Times"/>
      <w:b/>
      <w:caps/>
      <w:noProof/>
      <w:color w:val="333333"/>
      <w:szCs w:val="28"/>
    </w:rPr>
  </w:style>
  <w:style w:type="paragraph" w:styleId="TM2">
    <w:name w:val="toc 2"/>
    <w:basedOn w:val="Normal"/>
    <w:next w:val="Normal"/>
    <w:autoRedefine/>
    <w:uiPriority w:val="39"/>
    <w:rsid w:val="005F0732"/>
    <w:pPr>
      <w:spacing w:before="60"/>
      <w:ind w:left="238"/>
    </w:pPr>
    <w:rPr>
      <w:rFonts w:cs="Times"/>
      <w:bCs/>
      <w:color w:val="333333"/>
      <w:szCs w:val="22"/>
    </w:rPr>
  </w:style>
  <w:style w:type="paragraph" w:styleId="TM3">
    <w:name w:val="toc 3"/>
    <w:basedOn w:val="Normal"/>
    <w:next w:val="Normal"/>
    <w:autoRedefine/>
    <w:uiPriority w:val="39"/>
    <w:pPr>
      <w:ind w:left="480"/>
    </w:pPr>
    <w:rPr>
      <w:rFonts w:cs="Times"/>
      <w:color w:val="333333"/>
      <w:szCs w:val="22"/>
    </w:rPr>
  </w:style>
  <w:style w:type="character" w:styleId="Lienhypertexte">
    <w:name w:val="Hyperlink"/>
    <w:uiPriority w:val="99"/>
    <w:rPr>
      <w:color w:val="0000FF"/>
      <w:u w:val="single"/>
    </w:rPr>
  </w:style>
  <w:style w:type="paragraph" w:styleId="TM5">
    <w:name w:val="toc 5"/>
    <w:basedOn w:val="Normal"/>
    <w:next w:val="Normal"/>
    <w:autoRedefine/>
    <w:semiHidden/>
    <w:pPr>
      <w:ind w:left="960"/>
    </w:pPr>
    <w:rPr>
      <w:rFonts w:ascii="Times New Roman" w:hAnsi="Times New Roman"/>
      <w:szCs w:val="24"/>
    </w:rPr>
  </w:style>
  <w:style w:type="character" w:customStyle="1" w:styleId="Tableheader">
    <w:name w:val="Table header"/>
    <w:rPr>
      <w:rFonts w:ascii="Alstom" w:hAnsi="Alstom"/>
      <w:b/>
      <w:bCs/>
      <w:color w:val="333333"/>
      <w:sz w:val="24"/>
    </w:rPr>
  </w:style>
  <w:style w:type="paragraph" w:customStyle="1" w:styleId="NAMEOFTENDERIFPICTURE">
    <w:name w:val="NAME OF TENDER IF PICTURE"/>
    <w:basedOn w:val="Normal"/>
    <w:pPr>
      <w:keepNext/>
      <w:autoSpaceDE w:val="0"/>
      <w:autoSpaceDN w:val="0"/>
      <w:adjustRightInd w:val="0"/>
      <w:spacing w:before="3000" w:after="1000"/>
      <w:ind w:left="-567" w:right="-567"/>
      <w:jc w:val="center"/>
      <w:outlineLvl w:val="0"/>
    </w:pPr>
    <w:rPr>
      <w:rFonts w:cs="Times"/>
      <w:b/>
      <w:bCs/>
      <w:caps/>
      <w:color w:val="333333"/>
      <w:sz w:val="32"/>
      <w:szCs w:val="18"/>
    </w:rPr>
  </w:style>
  <w:style w:type="character" w:styleId="Numrodepage">
    <w:name w:val="page number"/>
    <w:basedOn w:val="Policepardfaut"/>
    <w:semiHidden/>
  </w:style>
  <w:style w:type="paragraph" w:styleId="Tabledesillustrations">
    <w:name w:val="table of figures"/>
    <w:basedOn w:val="Normal"/>
    <w:next w:val="Normal"/>
    <w:autoRedefine/>
    <w:uiPriority w:val="99"/>
    <w:pPr>
      <w:ind w:left="480" w:hanging="480"/>
    </w:pPr>
    <w:rPr>
      <w:szCs w:val="22"/>
    </w:rPr>
  </w:style>
  <w:style w:type="paragraph" w:styleId="TM4">
    <w:name w:val="toc 4"/>
    <w:basedOn w:val="Normal"/>
    <w:next w:val="Normal"/>
    <w:autoRedefine/>
    <w:semiHidden/>
    <w:pPr>
      <w:ind w:left="720"/>
    </w:pPr>
  </w:style>
  <w:style w:type="paragraph" w:styleId="TM6">
    <w:name w:val="toc 6"/>
    <w:basedOn w:val="Normal"/>
    <w:next w:val="Normal"/>
    <w:autoRedefine/>
    <w:semiHidden/>
    <w:pPr>
      <w:ind w:left="1200"/>
    </w:pPr>
    <w:rPr>
      <w:rFonts w:ascii="Times New Roman" w:hAnsi="Times New Roman"/>
      <w:szCs w:val="24"/>
    </w:rPr>
  </w:style>
  <w:style w:type="paragraph" w:styleId="TM7">
    <w:name w:val="toc 7"/>
    <w:basedOn w:val="Normal"/>
    <w:next w:val="Normal"/>
    <w:autoRedefine/>
    <w:semiHidden/>
    <w:pPr>
      <w:ind w:left="1440"/>
    </w:pPr>
    <w:rPr>
      <w:rFonts w:ascii="Times New Roman" w:hAnsi="Times New Roman"/>
      <w:szCs w:val="24"/>
    </w:rPr>
  </w:style>
  <w:style w:type="paragraph" w:styleId="TM8">
    <w:name w:val="toc 8"/>
    <w:basedOn w:val="Normal"/>
    <w:next w:val="Normal"/>
    <w:autoRedefine/>
    <w:semiHidden/>
    <w:pPr>
      <w:ind w:left="1680"/>
    </w:pPr>
    <w:rPr>
      <w:rFonts w:ascii="Times New Roman" w:hAnsi="Times New Roman"/>
      <w:szCs w:val="24"/>
    </w:rPr>
  </w:style>
  <w:style w:type="paragraph" w:styleId="TM9">
    <w:name w:val="toc 9"/>
    <w:basedOn w:val="Normal"/>
    <w:next w:val="Normal"/>
    <w:autoRedefine/>
    <w:semiHidden/>
    <w:pPr>
      <w:ind w:left="1920"/>
    </w:pPr>
    <w:rPr>
      <w:rFonts w:ascii="Times New Roman" w:hAnsi="Times New Roman"/>
      <w:szCs w:val="24"/>
    </w:rPr>
  </w:style>
  <w:style w:type="character" w:styleId="Lienhypertextesuivivisit">
    <w:name w:val="FollowedHyperlink"/>
    <w:uiPriority w:val="99"/>
    <w:semiHidden/>
    <w:rPr>
      <w:color w:val="800080"/>
      <w:u w:val="single"/>
    </w:rPr>
  </w:style>
  <w:style w:type="paragraph" w:customStyle="1" w:styleId="Pucestandard">
    <w:name w:val="Puce standard"/>
    <w:basedOn w:val="Normal"/>
    <w:autoRedefine/>
    <w:rsid w:val="0004072E"/>
    <w:pPr>
      <w:tabs>
        <w:tab w:val="left" w:pos="357"/>
      </w:tabs>
      <w:spacing w:after="80"/>
      <w:ind w:left="357" w:hanging="357"/>
    </w:pPr>
    <w:rPr>
      <w:szCs w:val="24"/>
    </w:rPr>
  </w:style>
  <w:style w:type="paragraph" w:customStyle="1" w:styleId="Puce2">
    <w:name w:val="Puce 2"/>
    <w:basedOn w:val="Normal"/>
    <w:rsid w:val="0004072E"/>
    <w:pPr>
      <w:spacing w:after="80"/>
      <w:ind w:left="714" w:hanging="357"/>
    </w:pPr>
    <w:rPr>
      <w:szCs w:val="24"/>
    </w:rPr>
  </w:style>
  <w:style w:type="paragraph" w:customStyle="1" w:styleId="Puce3">
    <w:name w:val="Puce 3"/>
    <w:basedOn w:val="Normal"/>
    <w:rsid w:val="0004072E"/>
    <w:pPr>
      <w:spacing w:after="80"/>
      <w:ind w:left="1066" w:hanging="357"/>
    </w:pPr>
    <w:rPr>
      <w:szCs w:val="24"/>
    </w:rPr>
  </w:style>
  <w:style w:type="paragraph" w:customStyle="1" w:styleId="Numrosstandard">
    <w:name w:val="Numéros standard"/>
    <w:basedOn w:val="Normal"/>
    <w:autoRedefine/>
    <w:rsid w:val="0004072E"/>
    <w:pPr>
      <w:spacing w:after="80"/>
      <w:ind w:left="357" w:hanging="357"/>
    </w:pPr>
    <w:rPr>
      <w:szCs w:val="24"/>
      <w:lang w:val="en-US"/>
    </w:rPr>
  </w:style>
  <w:style w:type="paragraph" w:customStyle="1" w:styleId="Numros2">
    <w:name w:val="Numéros 2"/>
    <w:basedOn w:val="Normal"/>
    <w:autoRedefine/>
    <w:rsid w:val="0004072E"/>
    <w:pPr>
      <w:tabs>
        <w:tab w:val="left" w:pos="357"/>
      </w:tabs>
      <w:spacing w:after="80"/>
      <w:ind w:left="714" w:hanging="357"/>
    </w:pPr>
    <w:rPr>
      <w:szCs w:val="24"/>
      <w:lang w:val="en-US"/>
    </w:rPr>
  </w:style>
  <w:style w:type="paragraph" w:customStyle="1" w:styleId="Numros3">
    <w:name w:val="Numéros 3"/>
    <w:basedOn w:val="Normal"/>
    <w:rsid w:val="0004072E"/>
    <w:pPr>
      <w:spacing w:after="80"/>
      <w:ind w:left="1066" w:hanging="357"/>
    </w:pPr>
    <w:rPr>
      <w:szCs w:val="24"/>
      <w:lang w:val="en-US"/>
    </w:rPr>
  </w:style>
  <w:style w:type="paragraph" w:customStyle="1" w:styleId="Findelisteoupara">
    <w:name w:val="Fin de liste ou para"/>
    <w:basedOn w:val="Normal"/>
    <w:rPr>
      <w:color w:val="333333"/>
      <w:sz w:val="16"/>
      <w:szCs w:val="12"/>
      <w:lang w:val="en-US"/>
    </w:rPr>
  </w:style>
  <w:style w:type="paragraph" w:customStyle="1" w:styleId="Titredefigure">
    <w:name w:val="Titre de figure"/>
    <w:basedOn w:val="Normal"/>
    <w:autoRedefine/>
    <w:rsid w:val="005F0732"/>
    <w:pPr>
      <w:widowControl w:val="0"/>
      <w:numPr>
        <w:numId w:val="2"/>
      </w:numPr>
      <w:tabs>
        <w:tab w:val="left" w:pos="1985"/>
      </w:tabs>
      <w:autoSpaceDE w:val="0"/>
      <w:autoSpaceDN w:val="0"/>
      <w:adjustRightInd w:val="0"/>
      <w:spacing w:before="80" w:after="160"/>
      <w:jc w:val="center"/>
    </w:pPr>
    <w:rPr>
      <w:rFonts w:cs="Times"/>
      <w:b/>
      <w:bCs/>
      <w:color w:val="6D8FA5"/>
      <w:szCs w:val="24"/>
      <w:lang w:val="en-US"/>
    </w:rPr>
  </w:style>
  <w:style w:type="paragraph" w:customStyle="1" w:styleId="Titredetableau">
    <w:name w:val="Titre de tableau"/>
    <w:basedOn w:val="Normal"/>
    <w:autoRedefine/>
    <w:rsid w:val="005F0732"/>
    <w:pPr>
      <w:widowControl w:val="0"/>
      <w:numPr>
        <w:numId w:val="3"/>
      </w:numPr>
      <w:autoSpaceDE w:val="0"/>
      <w:autoSpaceDN w:val="0"/>
      <w:adjustRightInd w:val="0"/>
      <w:spacing w:before="80" w:after="160"/>
      <w:jc w:val="center"/>
    </w:pPr>
    <w:rPr>
      <w:rFonts w:cs="Times"/>
      <w:b/>
      <w:bCs/>
      <w:color w:val="6D8FA5"/>
      <w:szCs w:val="24"/>
      <w:lang w:val="en-US"/>
    </w:rPr>
  </w:style>
  <w:style w:type="paragraph" w:customStyle="1" w:styleId="Paragraphecourant">
    <w:name w:val="Paragraphe courant"/>
    <w:basedOn w:val="Normal"/>
    <w:link w:val="ParagraphecourantCar"/>
    <w:rsid w:val="00A9739B"/>
    <w:pPr>
      <w:ind w:right="-33"/>
    </w:pPr>
    <w:rPr>
      <w:rFonts w:ascii="Parisine Office" w:hAnsi="Parisine Office"/>
      <w:b/>
      <w:bCs/>
      <w:noProof/>
      <w:spacing w:val="40"/>
      <w:sz w:val="22"/>
      <w:szCs w:val="48"/>
      <w14:shadow w14:blurRad="50800" w14:dist="38100" w14:dir="2700000" w14:sx="100000" w14:sy="100000" w14:kx="0" w14:ky="0" w14:algn="tl">
        <w14:srgbClr w14:val="000000">
          <w14:alpha w14:val="60000"/>
        </w14:srgbClr>
      </w14:shadow>
    </w:rPr>
  </w:style>
  <w:style w:type="character" w:customStyle="1" w:styleId="ParagraphecourantCar">
    <w:name w:val="Paragraphe courant Car"/>
    <w:link w:val="Paragraphecourant"/>
    <w:rsid w:val="00A9739B"/>
    <w:rPr>
      <w:rFonts w:ascii="Parisine Office" w:hAnsi="Parisine Office"/>
      <w:b/>
      <w:bCs/>
      <w:noProof/>
      <w:spacing w:val="40"/>
      <w:sz w:val="22"/>
      <w:szCs w:val="48"/>
      <w14:shadow w14:blurRad="50800" w14:dist="38100" w14:dir="2700000" w14:sx="100000" w14:sy="100000" w14:kx="0" w14:ky="0" w14:algn="tl">
        <w14:srgbClr w14:val="000000">
          <w14:alpha w14:val="60000"/>
        </w14:srgbClr>
      </w14:shadow>
    </w:rPr>
  </w:style>
  <w:style w:type="paragraph" w:customStyle="1" w:styleId="Car">
    <w:name w:val="Car"/>
    <w:basedOn w:val="Normal"/>
    <w:rsid w:val="00A9739B"/>
    <w:pPr>
      <w:spacing w:after="160" w:line="240" w:lineRule="exact"/>
    </w:pPr>
    <w:rPr>
      <w:rFonts w:ascii="Verdana" w:eastAsia="MS Mincho" w:hAnsi="Verdana" w:cs="Verdana"/>
      <w:sz w:val="20"/>
      <w:szCs w:val="20"/>
      <w:lang w:eastAsia="en-US"/>
    </w:rPr>
  </w:style>
  <w:style w:type="table" w:styleId="Grilledutableau">
    <w:name w:val="Table Grid"/>
    <w:basedOn w:val="TableauNormal"/>
    <w:uiPriority w:val="59"/>
    <w:rsid w:val="00475E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D3BCB"/>
  </w:style>
  <w:style w:type="paragraph" w:styleId="NormalWeb">
    <w:name w:val="Normal (Web)"/>
    <w:basedOn w:val="Normal"/>
    <w:uiPriority w:val="99"/>
    <w:semiHidden/>
    <w:unhideWhenUsed/>
    <w:rsid w:val="00C54797"/>
    <w:pPr>
      <w:spacing w:before="100" w:beforeAutospacing="1" w:after="100" w:afterAutospacing="1"/>
    </w:pPr>
    <w:rPr>
      <w:rFonts w:ascii="Times New Roman" w:hAnsi="Times New Roman"/>
      <w:szCs w:val="24"/>
    </w:rPr>
  </w:style>
  <w:style w:type="paragraph" w:styleId="Textedebulles">
    <w:name w:val="Balloon Text"/>
    <w:basedOn w:val="Normal"/>
    <w:link w:val="TextedebullesCar"/>
    <w:uiPriority w:val="99"/>
    <w:semiHidden/>
    <w:unhideWhenUsed/>
    <w:rsid w:val="0046605A"/>
    <w:rPr>
      <w:rFonts w:ascii="Tahoma" w:hAnsi="Tahoma" w:cs="Tahoma"/>
      <w:sz w:val="16"/>
    </w:rPr>
  </w:style>
  <w:style w:type="character" w:customStyle="1" w:styleId="TextedebullesCar">
    <w:name w:val="Texte de bulles Car"/>
    <w:link w:val="Textedebulles"/>
    <w:uiPriority w:val="99"/>
    <w:semiHidden/>
    <w:rsid w:val="0046605A"/>
    <w:rPr>
      <w:rFonts w:ascii="Tahoma" w:hAnsi="Tahoma" w:cs="Tahoma"/>
      <w:sz w:val="16"/>
      <w:szCs w:val="16"/>
      <w:lang w:val="en-GB"/>
    </w:rPr>
  </w:style>
  <w:style w:type="paragraph" w:styleId="Lgende">
    <w:name w:val="caption"/>
    <w:basedOn w:val="Normal"/>
    <w:next w:val="Normal"/>
    <w:uiPriority w:val="35"/>
    <w:unhideWhenUsed/>
    <w:qFormat/>
    <w:rsid w:val="00D825BA"/>
    <w:rPr>
      <w:b/>
      <w:bCs/>
      <w:sz w:val="20"/>
      <w:szCs w:val="20"/>
    </w:rPr>
  </w:style>
  <w:style w:type="paragraph" w:styleId="Notedebasdepage">
    <w:name w:val="footnote text"/>
    <w:basedOn w:val="Normal"/>
    <w:link w:val="NotedebasdepageCar"/>
    <w:uiPriority w:val="99"/>
    <w:semiHidden/>
    <w:unhideWhenUsed/>
    <w:rsid w:val="000B2CEC"/>
    <w:rPr>
      <w:sz w:val="20"/>
      <w:szCs w:val="20"/>
    </w:rPr>
  </w:style>
  <w:style w:type="character" w:customStyle="1" w:styleId="NotedebasdepageCar">
    <w:name w:val="Note de bas de page Car"/>
    <w:basedOn w:val="Policepardfaut"/>
    <w:link w:val="Notedebasdepage"/>
    <w:uiPriority w:val="99"/>
    <w:semiHidden/>
    <w:rsid w:val="000B2CEC"/>
    <w:rPr>
      <w:rFonts w:ascii="Alstom" w:hAnsi="Alstom"/>
      <w:lang w:val="en-GB"/>
    </w:rPr>
  </w:style>
  <w:style w:type="character" w:styleId="Appelnotedebasdep">
    <w:name w:val="footnote reference"/>
    <w:basedOn w:val="Policepardfaut"/>
    <w:uiPriority w:val="99"/>
    <w:semiHidden/>
    <w:unhideWhenUsed/>
    <w:rsid w:val="000B2CEC"/>
    <w:rPr>
      <w:vertAlign w:val="superscript"/>
    </w:rPr>
  </w:style>
  <w:style w:type="paragraph" w:styleId="Paragraphedeliste">
    <w:name w:val="List Paragraph"/>
    <w:basedOn w:val="Normal"/>
    <w:uiPriority w:val="34"/>
    <w:qFormat/>
    <w:rsid w:val="002A0C1F"/>
    <w:pPr>
      <w:ind w:left="720"/>
      <w:contextualSpacing/>
    </w:pPr>
  </w:style>
  <w:style w:type="paragraph" w:styleId="Rvision">
    <w:name w:val="Revision"/>
    <w:hidden/>
    <w:uiPriority w:val="99"/>
    <w:semiHidden/>
    <w:rsid w:val="003F256E"/>
    <w:rPr>
      <w:rFonts w:ascii="Alstom" w:hAnsi="Alstom"/>
      <w:sz w:val="24"/>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lstom" w:hAnsi="Alstom"/>
      <w:sz w:val="24"/>
      <w:szCs w:val="16"/>
    </w:rPr>
  </w:style>
  <w:style w:type="paragraph" w:styleId="Titre1">
    <w:name w:val="heading 1"/>
    <w:aliases w:val="Title 1 Car,Title 1,Chapter,11,12,13,14,15,111,121,131,16,112,122,132,17,113,123,133,18,114,124,134,141,151,1111,1211,1311,161,1121,1221,1321,171,1131,1231,1331,19,115,125,135,142,152,1112,1212,1312,162,1122,1222,1322,172,1132,1232,1332,t1"/>
    <w:basedOn w:val="Normal"/>
    <w:next w:val="Textestandard"/>
    <w:autoRedefine/>
    <w:qFormat/>
    <w:rsid w:val="00AD3A6D"/>
    <w:pPr>
      <w:keepNext/>
      <w:numPr>
        <w:numId w:val="1"/>
      </w:numPr>
      <w:autoSpaceDE w:val="0"/>
      <w:autoSpaceDN w:val="0"/>
      <w:adjustRightInd w:val="0"/>
      <w:spacing w:after="200"/>
      <w:outlineLvl w:val="0"/>
    </w:pPr>
    <w:rPr>
      <w:rFonts w:cs="Times"/>
      <w:b/>
      <w:bCs/>
      <w:caps/>
      <w:color w:val="6D8FA5"/>
      <w:sz w:val="28"/>
      <w:szCs w:val="18"/>
    </w:rPr>
  </w:style>
  <w:style w:type="paragraph" w:styleId="Titre2">
    <w:name w:val="heading 2"/>
    <w:aliases w:val="Title 2,Title1,título 2,21,22,23,24,25,211,221,231,26,212,222,232,27,213,223,233,28,214,224,234,241,251,2111,2211,2311,261,2121,2221,2321,271,2131,2231,2331,Titre 2-CAT,t2,chapitre 1.1,h2,Subcapitol,Subcapitol1,H2,2,l2,list + change bar,h,w"/>
    <w:basedOn w:val="Normal"/>
    <w:next w:val="Textestandard"/>
    <w:link w:val="Titre2Car"/>
    <w:autoRedefine/>
    <w:qFormat/>
    <w:rsid w:val="000039A0"/>
    <w:pPr>
      <w:keepNext/>
      <w:numPr>
        <w:ilvl w:val="1"/>
        <w:numId w:val="1"/>
      </w:numPr>
      <w:tabs>
        <w:tab w:val="left" w:pos="539"/>
      </w:tabs>
      <w:autoSpaceDE w:val="0"/>
      <w:autoSpaceDN w:val="0"/>
      <w:adjustRightInd w:val="0"/>
      <w:spacing w:after="160"/>
      <w:outlineLvl w:val="1"/>
    </w:pPr>
    <w:rPr>
      <w:rFonts w:cs="Times"/>
      <w:b/>
      <w:bCs/>
      <w:color w:val="6D8FA5"/>
      <w:sz w:val="28"/>
      <w:szCs w:val="28"/>
    </w:rPr>
  </w:style>
  <w:style w:type="paragraph" w:styleId="Titre3">
    <w:name w:val="heading 3"/>
    <w:aliases w:val="Title 3,título 3,31,32,33,34,35,311,321,331,36,312,322,332,37,313,323,333,38,314,324,334,341,351,3111,3211,3311,361,3121,3221,3321,371,3131,3231,3331,39,315,325,335,342,352,3112,3212,3312,362,3122,3222,3322,372,3132,3232,3332,310,381,391"/>
    <w:basedOn w:val="Normal"/>
    <w:next w:val="Textestandard"/>
    <w:autoRedefine/>
    <w:qFormat/>
    <w:rsid w:val="00FA4FC0"/>
    <w:pPr>
      <w:keepNext/>
      <w:widowControl w:val="0"/>
      <w:numPr>
        <w:ilvl w:val="2"/>
        <w:numId w:val="1"/>
      </w:numPr>
      <w:tabs>
        <w:tab w:val="left" w:pos="709"/>
      </w:tabs>
      <w:spacing w:after="160"/>
      <w:outlineLvl w:val="2"/>
    </w:pPr>
    <w:rPr>
      <w:rFonts w:cs="Arial"/>
      <w:b/>
      <w:bCs/>
      <w:color w:val="6D8FA5"/>
      <w:szCs w:val="24"/>
    </w:rPr>
  </w:style>
  <w:style w:type="paragraph" w:styleId="Titre4">
    <w:name w:val="heading 4"/>
    <w:aliases w:val="Title 4,41,42,43,44,45,411,421,431,46,412,422,432,47,413,423,433,48,414,424,434,441,451,4111,4211,4311,461,4121,4221,4321,471,4131,4231,4331,49,410,481,491,4101,415,442,452,462,472,482,492,4102,4112,4122,416,443,453,463,473,483,493,4103"/>
    <w:basedOn w:val="Normal"/>
    <w:next w:val="Textestandard"/>
    <w:autoRedefine/>
    <w:qFormat/>
    <w:rsid w:val="009C3A89"/>
    <w:pPr>
      <w:keepNext/>
      <w:numPr>
        <w:ilvl w:val="3"/>
        <w:numId w:val="1"/>
      </w:numPr>
      <w:tabs>
        <w:tab w:val="left" w:pos="890"/>
      </w:tabs>
      <w:spacing w:after="160"/>
      <w:outlineLvl w:val="3"/>
    </w:pPr>
    <w:rPr>
      <w:rFonts w:cs="Times"/>
      <w:b/>
      <w:bCs/>
      <w:color w:val="6D8FA5"/>
      <w:szCs w:val="24"/>
      <w:lang w:val="en-US"/>
    </w:rPr>
  </w:style>
  <w:style w:type="paragraph" w:styleId="Titre5">
    <w:name w:val="heading 5"/>
    <w:aliases w:val="Title 5,Heading 5 - Mandatory requirements,H5,H51,H52,H511,H53,H512,H54,H513,H521,H5111,paragraphe[2],Mandatory reqmts,5 sub-bullet,sb,Heading 5 - Bad,h5,Tempo Heading 5,-&gt;a.,Ooh,Titre 5-Corps de texte,D Head"/>
    <w:basedOn w:val="Normal"/>
    <w:next w:val="Normal"/>
    <w:autoRedefine/>
    <w:qFormat/>
    <w:pPr>
      <w:numPr>
        <w:ilvl w:val="4"/>
        <w:numId w:val="1"/>
      </w:numPr>
      <w:tabs>
        <w:tab w:val="left" w:pos="1066"/>
      </w:tabs>
      <w:spacing w:after="160"/>
      <w:outlineLvl w:val="4"/>
    </w:pPr>
    <w:rPr>
      <w:bCs/>
      <w:iCs/>
      <w:szCs w:val="24"/>
    </w:rPr>
  </w:style>
  <w:style w:type="paragraph" w:styleId="Titre6">
    <w:name w:val="heading 6"/>
    <w:aliases w:val="Appendix Titre 1,H6,H61,H62,H611,paragraphe[3],sub-dash,sd,5,Heading 6-Appendixes,Titre 51,Appendix - Titre 2,Appendix - titre 2,h6,hd6,-&gt;1),6"/>
    <w:basedOn w:val="Normal"/>
    <w:next w:val="Normal"/>
    <w:qFormat/>
    <w:pPr>
      <w:numPr>
        <w:ilvl w:val="5"/>
        <w:numId w:val="1"/>
      </w:numPr>
      <w:spacing w:before="240" w:after="60"/>
      <w:outlineLvl w:val="5"/>
    </w:pPr>
    <w:rPr>
      <w:rFonts w:ascii="Verdana" w:hAnsi="Verdana"/>
      <w:b/>
      <w:bCs/>
      <w:sz w:val="18"/>
      <w:szCs w:val="22"/>
    </w:rPr>
  </w:style>
  <w:style w:type="paragraph" w:styleId="Titre7">
    <w:name w:val="heading 7"/>
    <w:aliases w:val="Appendix Titre 2,liste[1],liste1,LauT7,Appendix 1,h7,-&gt;a),7,Appendix Titre 21,liste11,Heading 71,Appendix Titre 22,liste12,Heading 72,Appendix Titre 23,liste13,Heading 73,Appendix Titre 24,liste14,Heading 74,Appendix Titre 211,liste111"/>
    <w:basedOn w:val="Normal"/>
    <w:next w:val="Normal"/>
    <w:qFormat/>
    <w:pPr>
      <w:numPr>
        <w:ilvl w:val="6"/>
        <w:numId w:val="1"/>
      </w:numPr>
      <w:spacing w:before="240" w:after="60"/>
      <w:outlineLvl w:val="6"/>
    </w:pPr>
  </w:style>
  <w:style w:type="paragraph" w:styleId="Titre8">
    <w:name w:val="heading 8"/>
    <w:aliases w:val="Appendix Titre 3,liste[2],liste 2,Appendix 2,8,Appendix Titre 31,liste 21,Heading 81,Appendix Titre 32,liste 22,Heading 82,Appendix Titre 33,liste 23,Heading 83,Appendix Titre 34,liste 24,Heading 84,Appendix Titre 311,liste 211"/>
    <w:basedOn w:val="Normal"/>
    <w:next w:val="Normal"/>
    <w:qFormat/>
    <w:pPr>
      <w:numPr>
        <w:ilvl w:val="7"/>
        <w:numId w:val="1"/>
      </w:numPr>
      <w:spacing w:before="240" w:after="60"/>
      <w:outlineLvl w:val="7"/>
    </w:pPr>
    <w:rPr>
      <w:i/>
      <w:iCs/>
    </w:rPr>
  </w:style>
  <w:style w:type="paragraph" w:styleId="Titre9">
    <w:name w:val="heading 9"/>
    <w:aliases w:val="Appendix Titre 4,liste[3],Appendix 3,9,Appendix Titre 41,Heading 91,Appendix Titre 42,Heading 92,Appendix Titre 43,Heading 93,Appendix Titre 44,Heading 94,Appendix Titre 411,Heading 911,Appendix Titre 421,Heading 921,Titolo 10"/>
    <w:basedOn w:val="Normal"/>
    <w:next w:val="Normal"/>
    <w:qFormat/>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standard">
    <w:name w:val="Texte standard"/>
    <w:basedOn w:val="Normal"/>
    <w:uiPriority w:val="99"/>
    <w:rsid w:val="000755C2"/>
    <w:pPr>
      <w:widowControl w:val="0"/>
      <w:tabs>
        <w:tab w:val="left" w:pos="426"/>
      </w:tabs>
      <w:autoSpaceDE w:val="0"/>
      <w:autoSpaceDN w:val="0"/>
      <w:adjustRightInd w:val="0"/>
      <w:spacing w:after="160"/>
    </w:pPr>
    <w:rPr>
      <w:bCs/>
      <w:szCs w:val="24"/>
    </w:rPr>
  </w:style>
  <w:style w:type="character" w:customStyle="1" w:styleId="Titre2Car">
    <w:name w:val="Titre 2 Car"/>
    <w:aliases w:val="Title 2 Car,Title1 Car,título 2 Car,21 Car,22 Car,23 Car,24 Car,25 Car,211 Car,221 Car,231 Car,26 Car,212 Car,222 Car,232 Car,27 Car,213 Car,223 Car,233 Car,28 Car,214 Car,224 Car,234 Car,241 Car,251 Car,2111 Car,2211 Car,2311 Car,261 Car"/>
    <w:link w:val="Titre2"/>
    <w:rsid w:val="000039A0"/>
    <w:rPr>
      <w:rFonts w:ascii="Alstom" w:hAnsi="Alstom" w:cs="Times"/>
      <w:b/>
      <w:bCs/>
      <w:color w:val="6D8FA5"/>
      <w:sz w:val="28"/>
      <w:szCs w:val="28"/>
    </w:rPr>
  </w:style>
  <w:style w:type="character" w:customStyle="1" w:styleId="Titre1Title1Car">
    <w:name w:val="Titre 1;Title 1 Car"/>
    <w:rPr>
      <w:rFonts w:ascii="Alstom" w:hAnsi="Alstom" w:cs="Times"/>
      <w:b/>
      <w:bCs/>
      <w:caps/>
      <w:color w:val="333333"/>
      <w:sz w:val="28"/>
      <w:szCs w:val="18"/>
      <w:lang w:val="en-GB" w:eastAsia="fr-FR" w:bidi="ar-SA"/>
    </w:rPr>
  </w:style>
  <w:style w:type="paragraph" w:styleId="En-tte">
    <w:name w:val="header"/>
    <w:aliases w:val="Page header,hd,even,Header"/>
    <w:basedOn w:val="Normal"/>
    <w:semiHidden/>
    <w:pPr>
      <w:tabs>
        <w:tab w:val="center" w:pos="4536"/>
        <w:tab w:val="right" w:pos="9072"/>
      </w:tabs>
    </w:pPr>
  </w:style>
  <w:style w:type="paragraph" w:styleId="Pieddepage">
    <w:name w:val="footer"/>
    <w:aliases w:val="Page footer"/>
    <w:basedOn w:val="Normal"/>
    <w:semiHidden/>
    <w:pPr>
      <w:tabs>
        <w:tab w:val="center" w:pos="4536"/>
        <w:tab w:val="right" w:pos="9072"/>
      </w:tabs>
    </w:pPr>
    <w:rPr>
      <w:rFonts w:ascii="Times" w:hAnsi="Times" w:cs="Times"/>
      <w:color w:val="333333"/>
    </w:rPr>
  </w:style>
  <w:style w:type="paragraph" w:customStyle="1" w:styleId="Ttedetableau">
    <w:name w:val="Tête de tableau"/>
    <w:basedOn w:val="Normal"/>
    <w:pPr>
      <w:jc w:val="center"/>
    </w:pPr>
  </w:style>
  <w:style w:type="paragraph" w:customStyle="1" w:styleId="Corpsdetableau">
    <w:name w:val="Corps de tableau"/>
    <w:basedOn w:val="Tablebody"/>
  </w:style>
  <w:style w:type="paragraph" w:customStyle="1" w:styleId="Tablebody">
    <w:name w:val="Table body"/>
    <w:basedOn w:val="Normal"/>
    <w:autoRedefine/>
    <w:pPr>
      <w:spacing w:after="60"/>
    </w:pPr>
    <w:rPr>
      <w:szCs w:val="24"/>
      <w:lang w:val="en-US"/>
    </w:rPr>
  </w:style>
  <w:style w:type="paragraph" w:customStyle="1" w:styleId="Figure">
    <w:name w:val="Figure"/>
    <w:basedOn w:val="Normal"/>
    <w:rsid w:val="00A6189A"/>
    <w:pPr>
      <w:keepNext/>
      <w:jc w:val="center"/>
    </w:pPr>
  </w:style>
  <w:style w:type="paragraph" w:customStyle="1" w:styleId="PROPOSAL">
    <w:name w:val="PROPOSAL"/>
    <w:basedOn w:val="Normal"/>
    <w:pPr>
      <w:keepNext/>
      <w:autoSpaceDE w:val="0"/>
      <w:autoSpaceDN w:val="0"/>
      <w:adjustRightInd w:val="0"/>
      <w:spacing w:after="1000"/>
      <w:jc w:val="center"/>
      <w:outlineLvl w:val="0"/>
    </w:pPr>
    <w:rPr>
      <w:rFonts w:cs="Times"/>
      <w:b/>
      <w:bCs/>
      <w:smallCaps/>
      <w:color w:val="333333"/>
      <w:sz w:val="32"/>
      <w:szCs w:val="18"/>
    </w:rPr>
  </w:style>
  <w:style w:type="paragraph" w:customStyle="1" w:styleId="Titleofdocument">
    <w:name w:val="Title of document"/>
    <w:basedOn w:val="Normal"/>
    <w:autoRedefine/>
    <w:rsid w:val="00F01C7C"/>
    <w:pPr>
      <w:keepNext/>
      <w:autoSpaceDE w:val="0"/>
      <w:autoSpaceDN w:val="0"/>
      <w:adjustRightInd w:val="0"/>
      <w:spacing w:after="1000"/>
      <w:jc w:val="center"/>
      <w:outlineLvl w:val="0"/>
    </w:pPr>
    <w:rPr>
      <w:rFonts w:cs="Times"/>
      <w:b/>
      <w:bCs/>
      <w:smallCaps/>
      <w:color w:val="333333"/>
      <w:sz w:val="40"/>
      <w:szCs w:val="18"/>
    </w:rPr>
  </w:style>
  <w:style w:type="paragraph" w:customStyle="1" w:styleId="Imagecouv">
    <w:name w:val="Image couv"/>
    <w:basedOn w:val="Titleofdocument"/>
    <w:pPr>
      <w:spacing w:after="0"/>
    </w:pPr>
  </w:style>
  <w:style w:type="paragraph" w:customStyle="1" w:styleId="TOC">
    <w:name w:val="TOC"/>
    <w:basedOn w:val="Titre1"/>
    <w:autoRedefine/>
    <w:rsid w:val="006A3352"/>
    <w:pPr>
      <w:numPr>
        <w:numId w:val="0"/>
      </w:numPr>
      <w:spacing w:after="500"/>
      <w:jc w:val="center"/>
    </w:pPr>
  </w:style>
  <w:style w:type="character" w:customStyle="1" w:styleId="TOCCar">
    <w:name w:val="TOC Car"/>
    <w:rPr>
      <w:rFonts w:ascii="Alstom" w:hAnsi="Alstom" w:cs="Times"/>
      <w:b/>
      <w:bCs/>
      <w:caps/>
      <w:color w:val="333333"/>
      <w:sz w:val="28"/>
      <w:szCs w:val="18"/>
      <w:lang w:val="en-GB" w:eastAsia="fr-FR" w:bidi="ar-SA"/>
    </w:rPr>
  </w:style>
  <w:style w:type="paragraph" w:styleId="TM1">
    <w:name w:val="toc 1"/>
    <w:basedOn w:val="Normal"/>
    <w:next w:val="Normal"/>
    <w:autoRedefine/>
    <w:uiPriority w:val="39"/>
    <w:rsid w:val="0004072E"/>
    <w:pPr>
      <w:tabs>
        <w:tab w:val="left" w:pos="567"/>
        <w:tab w:val="right" w:leader="dot" w:pos="9627"/>
      </w:tabs>
      <w:spacing w:before="120"/>
    </w:pPr>
    <w:rPr>
      <w:rFonts w:cs="Times"/>
      <w:b/>
      <w:caps/>
      <w:noProof/>
      <w:color w:val="333333"/>
      <w:szCs w:val="28"/>
    </w:rPr>
  </w:style>
  <w:style w:type="paragraph" w:styleId="TM2">
    <w:name w:val="toc 2"/>
    <w:basedOn w:val="Normal"/>
    <w:next w:val="Normal"/>
    <w:autoRedefine/>
    <w:uiPriority w:val="39"/>
    <w:rsid w:val="005F0732"/>
    <w:pPr>
      <w:spacing w:before="60"/>
      <w:ind w:left="238"/>
    </w:pPr>
    <w:rPr>
      <w:rFonts w:cs="Times"/>
      <w:bCs/>
      <w:color w:val="333333"/>
      <w:szCs w:val="22"/>
    </w:rPr>
  </w:style>
  <w:style w:type="paragraph" w:styleId="TM3">
    <w:name w:val="toc 3"/>
    <w:basedOn w:val="Normal"/>
    <w:next w:val="Normal"/>
    <w:autoRedefine/>
    <w:uiPriority w:val="39"/>
    <w:pPr>
      <w:ind w:left="480"/>
    </w:pPr>
    <w:rPr>
      <w:rFonts w:cs="Times"/>
      <w:color w:val="333333"/>
      <w:szCs w:val="22"/>
    </w:rPr>
  </w:style>
  <w:style w:type="character" w:styleId="Lienhypertexte">
    <w:name w:val="Hyperlink"/>
    <w:uiPriority w:val="99"/>
    <w:rPr>
      <w:color w:val="0000FF"/>
      <w:u w:val="single"/>
    </w:rPr>
  </w:style>
  <w:style w:type="paragraph" w:styleId="TM5">
    <w:name w:val="toc 5"/>
    <w:basedOn w:val="Normal"/>
    <w:next w:val="Normal"/>
    <w:autoRedefine/>
    <w:semiHidden/>
    <w:pPr>
      <w:ind w:left="960"/>
    </w:pPr>
    <w:rPr>
      <w:rFonts w:ascii="Times New Roman" w:hAnsi="Times New Roman"/>
      <w:szCs w:val="24"/>
    </w:rPr>
  </w:style>
  <w:style w:type="character" w:customStyle="1" w:styleId="Tableheader">
    <w:name w:val="Table header"/>
    <w:rPr>
      <w:rFonts w:ascii="Alstom" w:hAnsi="Alstom"/>
      <w:b/>
      <w:bCs/>
      <w:color w:val="333333"/>
      <w:sz w:val="24"/>
    </w:rPr>
  </w:style>
  <w:style w:type="paragraph" w:customStyle="1" w:styleId="NAMEOFTENDERIFPICTURE">
    <w:name w:val="NAME OF TENDER IF PICTURE"/>
    <w:basedOn w:val="Normal"/>
    <w:pPr>
      <w:keepNext/>
      <w:autoSpaceDE w:val="0"/>
      <w:autoSpaceDN w:val="0"/>
      <w:adjustRightInd w:val="0"/>
      <w:spacing w:before="3000" w:after="1000"/>
      <w:ind w:left="-567" w:right="-567"/>
      <w:jc w:val="center"/>
      <w:outlineLvl w:val="0"/>
    </w:pPr>
    <w:rPr>
      <w:rFonts w:cs="Times"/>
      <w:b/>
      <w:bCs/>
      <w:caps/>
      <w:color w:val="333333"/>
      <w:sz w:val="32"/>
      <w:szCs w:val="18"/>
    </w:rPr>
  </w:style>
  <w:style w:type="character" w:styleId="Numrodepage">
    <w:name w:val="page number"/>
    <w:basedOn w:val="Policepardfaut"/>
    <w:semiHidden/>
  </w:style>
  <w:style w:type="paragraph" w:styleId="Tabledesillustrations">
    <w:name w:val="table of figures"/>
    <w:basedOn w:val="Normal"/>
    <w:next w:val="Normal"/>
    <w:autoRedefine/>
    <w:uiPriority w:val="99"/>
    <w:pPr>
      <w:ind w:left="480" w:hanging="480"/>
    </w:pPr>
    <w:rPr>
      <w:szCs w:val="22"/>
    </w:rPr>
  </w:style>
  <w:style w:type="paragraph" w:styleId="TM4">
    <w:name w:val="toc 4"/>
    <w:basedOn w:val="Normal"/>
    <w:next w:val="Normal"/>
    <w:autoRedefine/>
    <w:semiHidden/>
    <w:pPr>
      <w:ind w:left="720"/>
    </w:pPr>
  </w:style>
  <w:style w:type="paragraph" w:styleId="TM6">
    <w:name w:val="toc 6"/>
    <w:basedOn w:val="Normal"/>
    <w:next w:val="Normal"/>
    <w:autoRedefine/>
    <w:semiHidden/>
    <w:pPr>
      <w:ind w:left="1200"/>
    </w:pPr>
    <w:rPr>
      <w:rFonts w:ascii="Times New Roman" w:hAnsi="Times New Roman"/>
      <w:szCs w:val="24"/>
    </w:rPr>
  </w:style>
  <w:style w:type="paragraph" w:styleId="TM7">
    <w:name w:val="toc 7"/>
    <w:basedOn w:val="Normal"/>
    <w:next w:val="Normal"/>
    <w:autoRedefine/>
    <w:semiHidden/>
    <w:pPr>
      <w:ind w:left="1440"/>
    </w:pPr>
    <w:rPr>
      <w:rFonts w:ascii="Times New Roman" w:hAnsi="Times New Roman"/>
      <w:szCs w:val="24"/>
    </w:rPr>
  </w:style>
  <w:style w:type="paragraph" w:styleId="TM8">
    <w:name w:val="toc 8"/>
    <w:basedOn w:val="Normal"/>
    <w:next w:val="Normal"/>
    <w:autoRedefine/>
    <w:semiHidden/>
    <w:pPr>
      <w:ind w:left="1680"/>
    </w:pPr>
    <w:rPr>
      <w:rFonts w:ascii="Times New Roman" w:hAnsi="Times New Roman"/>
      <w:szCs w:val="24"/>
    </w:rPr>
  </w:style>
  <w:style w:type="paragraph" w:styleId="TM9">
    <w:name w:val="toc 9"/>
    <w:basedOn w:val="Normal"/>
    <w:next w:val="Normal"/>
    <w:autoRedefine/>
    <w:semiHidden/>
    <w:pPr>
      <w:ind w:left="1920"/>
    </w:pPr>
    <w:rPr>
      <w:rFonts w:ascii="Times New Roman" w:hAnsi="Times New Roman"/>
      <w:szCs w:val="24"/>
    </w:rPr>
  </w:style>
  <w:style w:type="character" w:styleId="Lienhypertextesuivivisit">
    <w:name w:val="FollowedHyperlink"/>
    <w:uiPriority w:val="99"/>
    <w:semiHidden/>
    <w:rPr>
      <w:color w:val="800080"/>
      <w:u w:val="single"/>
    </w:rPr>
  </w:style>
  <w:style w:type="paragraph" w:customStyle="1" w:styleId="Pucestandard">
    <w:name w:val="Puce standard"/>
    <w:basedOn w:val="Normal"/>
    <w:autoRedefine/>
    <w:rsid w:val="0004072E"/>
    <w:pPr>
      <w:tabs>
        <w:tab w:val="left" w:pos="357"/>
      </w:tabs>
      <w:spacing w:after="80"/>
      <w:ind w:left="357" w:hanging="357"/>
    </w:pPr>
    <w:rPr>
      <w:szCs w:val="24"/>
    </w:rPr>
  </w:style>
  <w:style w:type="paragraph" w:customStyle="1" w:styleId="Puce2">
    <w:name w:val="Puce 2"/>
    <w:basedOn w:val="Normal"/>
    <w:rsid w:val="0004072E"/>
    <w:pPr>
      <w:spacing w:after="80"/>
      <w:ind w:left="714" w:hanging="357"/>
    </w:pPr>
    <w:rPr>
      <w:szCs w:val="24"/>
    </w:rPr>
  </w:style>
  <w:style w:type="paragraph" w:customStyle="1" w:styleId="Puce3">
    <w:name w:val="Puce 3"/>
    <w:basedOn w:val="Normal"/>
    <w:rsid w:val="0004072E"/>
    <w:pPr>
      <w:spacing w:after="80"/>
      <w:ind w:left="1066" w:hanging="357"/>
    </w:pPr>
    <w:rPr>
      <w:szCs w:val="24"/>
    </w:rPr>
  </w:style>
  <w:style w:type="paragraph" w:customStyle="1" w:styleId="Numrosstandard">
    <w:name w:val="Numéros standard"/>
    <w:basedOn w:val="Normal"/>
    <w:autoRedefine/>
    <w:rsid w:val="0004072E"/>
    <w:pPr>
      <w:spacing w:after="80"/>
      <w:ind w:left="357" w:hanging="357"/>
    </w:pPr>
    <w:rPr>
      <w:szCs w:val="24"/>
      <w:lang w:val="en-US"/>
    </w:rPr>
  </w:style>
  <w:style w:type="paragraph" w:customStyle="1" w:styleId="Numros2">
    <w:name w:val="Numéros 2"/>
    <w:basedOn w:val="Normal"/>
    <w:autoRedefine/>
    <w:rsid w:val="0004072E"/>
    <w:pPr>
      <w:tabs>
        <w:tab w:val="left" w:pos="357"/>
      </w:tabs>
      <w:spacing w:after="80"/>
      <w:ind w:left="714" w:hanging="357"/>
    </w:pPr>
    <w:rPr>
      <w:szCs w:val="24"/>
      <w:lang w:val="en-US"/>
    </w:rPr>
  </w:style>
  <w:style w:type="paragraph" w:customStyle="1" w:styleId="Numros3">
    <w:name w:val="Numéros 3"/>
    <w:basedOn w:val="Normal"/>
    <w:rsid w:val="0004072E"/>
    <w:pPr>
      <w:spacing w:after="80"/>
      <w:ind w:left="1066" w:hanging="357"/>
    </w:pPr>
    <w:rPr>
      <w:szCs w:val="24"/>
      <w:lang w:val="en-US"/>
    </w:rPr>
  </w:style>
  <w:style w:type="paragraph" w:customStyle="1" w:styleId="Findelisteoupara">
    <w:name w:val="Fin de liste ou para"/>
    <w:basedOn w:val="Normal"/>
    <w:rPr>
      <w:color w:val="333333"/>
      <w:sz w:val="16"/>
      <w:szCs w:val="12"/>
      <w:lang w:val="en-US"/>
    </w:rPr>
  </w:style>
  <w:style w:type="paragraph" w:customStyle="1" w:styleId="Titredefigure">
    <w:name w:val="Titre de figure"/>
    <w:basedOn w:val="Normal"/>
    <w:autoRedefine/>
    <w:rsid w:val="005F0732"/>
    <w:pPr>
      <w:widowControl w:val="0"/>
      <w:numPr>
        <w:numId w:val="2"/>
      </w:numPr>
      <w:tabs>
        <w:tab w:val="left" w:pos="1985"/>
      </w:tabs>
      <w:autoSpaceDE w:val="0"/>
      <w:autoSpaceDN w:val="0"/>
      <w:adjustRightInd w:val="0"/>
      <w:spacing w:before="80" w:after="160"/>
      <w:jc w:val="center"/>
    </w:pPr>
    <w:rPr>
      <w:rFonts w:cs="Times"/>
      <w:b/>
      <w:bCs/>
      <w:color w:val="6D8FA5"/>
      <w:szCs w:val="24"/>
      <w:lang w:val="en-US"/>
    </w:rPr>
  </w:style>
  <w:style w:type="paragraph" w:customStyle="1" w:styleId="Titredetableau">
    <w:name w:val="Titre de tableau"/>
    <w:basedOn w:val="Normal"/>
    <w:autoRedefine/>
    <w:rsid w:val="005F0732"/>
    <w:pPr>
      <w:widowControl w:val="0"/>
      <w:numPr>
        <w:numId w:val="3"/>
      </w:numPr>
      <w:autoSpaceDE w:val="0"/>
      <w:autoSpaceDN w:val="0"/>
      <w:adjustRightInd w:val="0"/>
      <w:spacing w:before="80" w:after="160"/>
      <w:jc w:val="center"/>
    </w:pPr>
    <w:rPr>
      <w:rFonts w:cs="Times"/>
      <w:b/>
      <w:bCs/>
      <w:color w:val="6D8FA5"/>
      <w:szCs w:val="24"/>
      <w:lang w:val="en-US"/>
    </w:rPr>
  </w:style>
  <w:style w:type="paragraph" w:customStyle="1" w:styleId="Paragraphecourant">
    <w:name w:val="Paragraphe courant"/>
    <w:basedOn w:val="Normal"/>
    <w:link w:val="ParagraphecourantCar"/>
    <w:rsid w:val="00A9739B"/>
    <w:pPr>
      <w:ind w:right="-33"/>
    </w:pPr>
    <w:rPr>
      <w:rFonts w:ascii="Parisine Office" w:hAnsi="Parisine Office"/>
      <w:b/>
      <w:bCs/>
      <w:noProof/>
      <w:spacing w:val="40"/>
      <w:sz w:val="22"/>
      <w:szCs w:val="48"/>
      <w14:shadow w14:blurRad="50800" w14:dist="38100" w14:dir="2700000" w14:sx="100000" w14:sy="100000" w14:kx="0" w14:ky="0" w14:algn="tl">
        <w14:srgbClr w14:val="000000">
          <w14:alpha w14:val="60000"/>
        </w14:srgbClr>
      </w14:shadow>
    </w:rPr>
  </w:style>
  <w:style w:type="character" w:customStyle="1" w:styleId="ParagraphecourantCar">
    <w:name w:val="Paragraphe courant Car"/>
    <w:link w:val="Paragraphecourant"/>
    <w:rsid w:val="00A9739B"/>
    <w:rPr>
      <w:rFonts w:ascii="Parisine Office" w:hAnsi="Parisine Office"/>
      <w:b/>
      <w:bCs/>
      <w:noProof/>
      <w:spacing w:val="40"/>
      <w:sz w:val="22"/>
      <w:szCs w:val="48"/>
      <w14:shadow w14:blurRad="50800" w14:dist="38100" w14:dir="2700000" w14:sx="100000" w14:sy="100000" w14:kx="0" w14:ky="0" w14:algn="tl">
        <w14:srgbClr w14:val="000000">
          <w14:alpha w14:val="60000"/>
        </w14:srgbClr>
      </w14:shadow>
    </w:rPr>
  </w:style>
  <w:style w:type="paragraph" w:customStyle="1" w:styleId="Car">
    <w:name w:val="Car"/>
    <w:basedOn w:val="Normal"/>
    <w:rsid w:val="00A9739B"/>
    <w:pPr>
      <w:spacing w:after="160" w:line="240" w:lineRule="exact"/>
    </w:pPr>
    <w:rPr>
      <w:rFonts w:ascii="Verdana" w:eastAsia="MS Mincho" w:hAnsi="Verdana" w:cs="Verdana"/>
      <w:sz w:val="20"/>
      <w:szCs w:val="20"/>
      <w:lang w:eastAsia="en-US"/>
    </w:rPr>
  </w:style>
  <w:style w:type="table" w:styleId="Grilledutableau">
    <w:name w:val="Table Grid"/>
    <w:basedOn w:val="TableauNormal"/>
    <w:uiPriority w:val="59"/>
    <w:rsid w:val="00475E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D3BCB"/>
  </w:style>
  <w:style w:type="paragraph" w:styleId="NormalWeb">
    <w:name w:val="Normal (Web)"/>
    <w:basedOn w:val="Normal"/>
    <w:uiPriority w:val="99"/>
    <w:semiHidden/>
    <w:unhideWhenUsed/>
    <w:rsid w:val="00C54797"/>
    <w:pPr>
      <w:spacing w:before="100" w:beforeAutospacing="1" w:after="100" w:afterAutospacing="1"/>
    </w:pPr>
    <w:rPr>
      <w:rFonts w:ascii="Times New Roman" w:hAnsi="Times New Roman"/>
      <w:szCs w:val="24"/>
    </w:rPr>
  </w:style>
  <w:style w:type="paragraph" w:styleId="Textedebulles">
    <w:name w:val="Balloon Text"/>
    <w:basedOn w:val="Normal"/>
    <w:link w:val="TextedebullesCar"/>
    <w:uiPriority w:val="99"/>
    <w:semiHidden/>
    <w:unhideWhenUsed/>
    <w:rsid w:val="0046605A"/>
    <w:rPr>
      <w:rFonts w:ascii="Tahoma" w:hAnsi="Tahoma" w:cs="Tahoma"/>
      <w:sz w:val="16"/>
    </w:rPr>
  </w:style>
  <w:style w:type="character" w:customStyle="1" w:styleId="TextedebullesCar">
    <w:name w:val="Texte de bulles Car"/>
    <w:link w:val="Textedebulles"/>
    <w:uiPriority w:val="99"/>
    <w:semiHidden/>
    <w:rsid w:val="0046605A"/>
    <w:rPr>
      <w:rFonts w:ascii="Tahoma" w:hAnsi="Tahoma" w:cs="Tahoma"/>
      <w:sz w:val="16"/>
      <w:szCs w:val="16"/>
      <w:lang w:val="en-GB"/>
    </w:rPr>
  </w:style>
  <w:style w:type="paragraph" w:styleId="Lgende">
    <w:name w:val="caption"/>
    <w:basedOn w:val="Normal"/>
    <w:next w:val="Normal"/>
    <w:uiPriority w:val="35"/>
    <w:unhideWhenUsed/>
    <w:qFormat/>
    <w:rsid w:val="00D825BA"/>
    <w:rPr>
      <w:b/>
      <w:bCs/>
      <w:sz w:val="20"/>
      <w:szCs w:val="20"/>
    </w:rPr>
  </w:style>
  <w:style w:type="paragraph" w:styleId="Notedebasdepage">
    <w:name w:val="footnote text"/>
    <w:basedOn w:val="Normal"/>
    <w:link w:val="NotedebasdepageCar"/>
    <w:uiPriority w:val="99"/>
    <w:semiHidden/>
    <w:unhideWhenUsed/>
    <w:rsid w:val="000B2CEC"/>
    <w:rPr>
      <w:sz w:val="20"/>
      <w:szCs w:val="20"/>
    </w:rPr>
  </w:style>
  <w:style w:type="character" w:customStyle="1" w:styleId="NotedebasdepageCar">
    <w:name w:val="Note de bas de page Car"/>
    <w:basedOn w:val="Policepardfaut"/>
    <w:link w:val="Notedebasdepage"/>
    <w:uiPriority w:val="99"/>
    <w:semiHidden/>
    <w:rsid w:val="000B2CEC"/>
    <w:rPr>
      <w:rFonts w:ascii="Alstom" w:hAnsi="Alstom"/>
      <w:lang w:val="en-GB"/>
    </w:rPr>
  </w:style>
  <w:style w:type="character" w:styleId="Appelnotedebasdep">
    <w:name w:val="footnote reference"/>
    <w:basedOn w:val="Policepardfaut"/>
    <w:uiPriority w:val="99"/>
    <w:semiHidden/>
    <w:unhideWhenUsed/>
    <w:rsid w:val="000B2CEC"/>
    <w:rPr>
      <w:vertAlign w:val="superscript"/>
    </w:rPr>
  </w:style>
  <w:style w:type="paragraph" w:styleId="Paragraphedeliste">
    <w:name w:val="List Paragraph"/>
    <w:basedOn w:val="Normal"/>
    <w:uiPriority w:val="34"/>
    <w:qFormat/>
    <w:rsid w:val="002A0C1F"/>
    <w:pPr>
      <w:ind w:left="720"/>
      <w:contextualSpacing/>
    </w:pPr>
  </w:style>
  <w:style w:type="paragraph" w:styleId="Rvision">
    <w:name w:val="Revision"/>
    <w:hidden/>
    <w:uiPriority w:val="99"/>
    <w:semiHidden/>
    <w:rsid w:val="003F256E"/>
    <w:rPr>
      <w:rFonts w:ascii="Alstom" w:hAnsi="Alstom"/>
      <w:sz w:val="24"/>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002223">
      <w:bodyDiv w:val="1"/>
      <w:marLeft w:val="0"/>
      <w:marRight w:val="0"/>
      <w:marTop w:val="0"/>
      <w:marBottom w:val="0"/>
      <w:divBdr>
        <w:top w:val="none" w:sz="0" w:space="0" w:color="auto"/>
        <w:left w:val="none" w:sz="0" w:space="0" w:color="auto"/>
        <w:bottom w:val="none" w:sz="0" w:space="0" w:color="auto"/>
        <w:right w:val="none" w:sz="0" w:space="0" w:color="auto"/>
      </w:divBdr>
    </w:div>
    <w:div w:id="299193159">
      <w:bodyDiv w:val="1"/>
      <w:marLeft w:val="0"/>
      <w:marRight w:val="0"/>
      <w:marTop w:val="0"/>
      <w:marBottom w:val="0"/>
      <w:divBdr>
        <w:top w:val="none" w:sz="0" w:space="0" w:color="auto"/>
        <w:left w:val="none" w:sz="0" w:space="0" w:color="auto"/>
        <w:bottom w:val="none" w:sz="0" w:space="0" w:color="auto"/>
        <w:right w:val="none" w:sz="0" w:space="0" w:color="auto"/>
      </w:divBdr>
    </w:div>
    <w:div w:id="943734904">
      <w:bodyDiv w:val="1"/>
      <w:marLeft w:val="0"/>
      <w:marRight w:val="0"/>
      <w:marTop w:val="0"/>
      <w:marBottom w:val="0"/>
      <w:divBdr>
        <w:top w:val="none" w:sz="0" w:space="0" w:color="auto"/>
        <w:left w:val="none" w:sz="0" w:space="0" w:color="auto"/>
        <w:bottom w:val="none" w:sz="0" w:space="0" w:color="auto"/>
        <w:right w:val="none" w:sz="0" w:space="0" w:color="auto"/>
      </w:divBdr>
    </w:div>
    <w:div w:id="1332414875">
      <w:bodyDiv w:val="1"/>
      <w:marLeft w:val="0"/>
      <w:marRight w:val="0"/>
      <w:marTop w:val="0"/>
      <w:marBottom w:val="0"/>
      <w:divBdr>
        <w:top w:val="none" w:sz="0" w:space="0" w:color="auto"/>
        <w:left w:val="none" w:sz="0" w:space="0" w:color="auto"/>
        <w:bottom w:val="none" w:sz="0" w:space="0" w:color="auto"/>
        <w:right w:val="none" w:sz="0" w:space="0" w:color="auto"/>
      </w:divBdr>
    </w:div>
    <w:div w:id="1535849053">
      <w:bodyDiv w:val="1"/>
      <w:marLeft w:val="0"/>
      <w:marRight w:val="0"/>
      <w:marTop w:val="0"/>
      <w:marBottom w:val="0"/>
      <w:divBdr>
        <w:top w:val="none" w:sz="0" w:space="0" w:color="auto"/>
        <w:left w:val="none" w:sz="0" w:space="0" w:color="auto"/>
        <w:bottom w:val="none" w:sz="0" w:space="0" w:color="auto"/>
        <w:right w:val="none" w:sz="0" w:space="0" w:color="auto"/>
      </w:divBdr>
    </w:div>
    <w:div w:id="1588076145">
      <w:bodyDiv w:val="1"/>
      <w:marLeft w:val="0"/>
      <w:marRight w:val="0"/>
      <w:marTop w:val="0"/>
      <w:marBottom w:val="0"/>
      <w:divBdr>
        <w:top w:val="none" w:sz="0" w:space="0" w:color="auto"/>
        <w:left w:val="none" w:sz="0" w:space="0" w:color="auto"/>
        <w:bottom w:val="none" w:sz="0" w:space="0" w:color="auto"/>
        <w:right w:val="none" w:sz="0" w:space="0" w:color="auto"/>
      </w:divBdr>
    </w:div>
    <w:div w:id="1782068457">
      <w:bodyDiv w:val="1"/>
      <w:marLeft w:val="0"/>
      <w:marRight w:val="0"/>
      <w:marTop w:val="0"/>
      <w:marBottom w:val="0"/>
      <w:divBdr>
        <w:top w:val="none" w:sz="0" w:space="0" w:color="auto"/>
        <w:left w:val="none" w:sz="0" w:space="0" w:color="auto"/>
        <w:bottom w:val="none" w:sz="0" w:space="0" w:color="auto"/>
        <w:right w:val="none" w:sz="0" w:space="0" w:color="auto"/>
      </w:divBdr>
    </w:div>
    <w:div w:id="1866014185">
      <w:bodyDiv w:val="1"/>
      <w:marLeft w:val="0"/>
      <w:marRight w:val="0"/>
      <w:marTop w:val="0"/>
      <w:marBottom w:val="0"/>
      <w:divBdr>
        <w:top w:val="none" w:sz="0" w:space="0" w:color="auto"/>
        <w:left w:val="none" w:sz="0" w:space="0" w:color="auto"/>
        <w:bottom w:val="none" w:sz="0" w:space="0" w:color="auto"/>
        <w:right w:val="none" w:sz="0" w:space="0" w:color="auto"/>
      </w:divBdr>
    </w:div>
    <w:div w:id="1979384547">
      <w:bodyDiv w:val="1"/>
      <w:marLeft w:val="0"/>
      <w:marRight w:val="0"/>
      <w:marTop w:val="0"/>
      <w:marBottom w:val="0"/>
      <w:divBdr>
        <w:top w:val="none" w:sz="0" w:space="0" w:color="auto"/>
        <w:left w:val="none" w:sz="0" w:space="0" w:color="auto"/>
        <w:bottom w:val="none" w:sz="0" w:space="0" w:color="auto"/>
        <w:right w:val="none" w:sz="0" w:space="0" w:color="auto"/>
      </w:divBdr>
    </w:div>
    <w:div w:id="2024361761">
      <w:bodyDiv w:val="1"/>
      <w:marLeft w:val="0"/>
      <w:marRight w:val="0"/>
      <w:marTop w:val="0"/>
      <w:marBottom w:val="0"/>
      <w:divBdr>
        <w:top w:val="none" w:sz="0" w:space="0" w:color="auto"/>
        <w:left w:val="none" w:sz="0" w:space="0" w:color="auto"/>
        <w:bottom w:val="none" w:sz="0" w:space="0" w:color="auto"/>
        <w:right w:val="none" w:sz="0" w:space="0" w:color="auto"/>
      </w:divBdr>
      <w:divsChild>
        <w:div w:id="539099826">
          <w:marLeft w:val="0"/>
          <w:marRight w:val="0"/>
          <w:marTop w:val="0"/>
          <w:marBottom w:val="0"/>
          <w:divBdr>
            <w:top w:val="none" w:sz="0" w:space="0" w:color="auto"/>
            <w:left w:val="none" w:sz="0" w:space="0" w:color="auto"/>
            <w:bottom w:val="none" w:sz="0" w:space="0" w:color="auto"/>
            <w:right w:val="none" w:sz="0" w:space="0" w:color="auto"/>
          </w:divBdr>
          <w:divsChild>
            <w:div w:id="110169136">
              <w:marLeft w:val="0"/>
              <w:marRight w:val="0"/>
              <w:marTop w:val="0"/>
              <w:marBottom w:val="0"/>
              <w:divBdr>
                <w:top w:val="none" w:sz="0" w:space="0" w:color="auto"/>
                <w:left w:val="none" w:sz="0" w:space="0" w:color="auto"/>
                <w:bottom w:val="none" w:sz="0" w:space="0" w:color="auto"/>
                <w:right w:val="none" w:sz="0" w:space="0" w:color="auto"/>
              </w:divBdr>
              <w:divsChild>
                <w:div w:id="2022273125">
                  <w:marLeft w:val="0"/>
                  <w:marRight w:val="0"/>
                  <w:marTop w:val="0"/>
                  <w:marBottom w:val="0"/>
                  <w:divBdr>
                    <w:top w:val="none" w:sz="0" w:space="0" w:color="auto"/>
                    <w:left w:val="none" w:sz="0" w:space="0" w:color="auto"/>
                    <w:bottom w:val="none" w:sz="0" w:space="0" w:color="auto"/>
                    <w:right w:val="none" w:sz="0" w:space="0" w:color="auto"/>
                  </w:divBdr>
                  <w:divsChild>
                    <w:div w:id="716314839">
                      <w:marLeft w:val="0"/>
                      <w:marRight w:val="0"/>
                      <w:marTop w:val="0"/>
                      <w:marBottom w:val="0"/>
                      <w:divBdr>
                        <w:top w:val="none" w:sz="0" w:space="0" w:color="auto"/>
                        <w:left w:val="none" w:sz="0" w:space="0" w:color="auto"/>
                        <w:bottom w:val="none" w:sz="0" w:space="0" w:color="auto"/>
                        <w:right w:val="none" w:sz="0" w:space="0" w:color="auto"/>
                      </w:divBdr>
                      <w:divsChild>
                        <w:div w:id="1091706566">
                          <w:marLeft w:val="0"/>
                          <w:marRight w:val="0"/>
                          <w:marTop w:val="0"/>
                          <w:marBottom w:val="0"/>
                          <w:divBdr>
                            <w:top w:val="none" w:sz="0" w:space="0" w:color="auto"/>
                            <w:left w:val="none" w:sz="0" w:space="0" w:color="auto"/>
                            <w:bottom w:val="none" w:sz="0" w:space="0" w:color="auto"/>
                            <w:right w:val="none" w:sz="0" w:space="0" w:color="auto"/>
                          </w:divBdr>
                          <w:divsChild>
                            <w:div w:id="2914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1.bin"/><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wmf"/><Relationship Id="rId25" Type="http://schemas.openxmlformats.org/officeDocument/2006/relationships/footer" Target="footer4.xml"/><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4.xml"/><Relationship Id="rId29" Type="http://schemas.openxmlformats.org/officeDocument/2006/relationships/package" Target="embeddings/Microsoft_PowerPoint_Slide1.sl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10.emf"/><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footer" Target="footer5.xml"/><Relationship Id="rId30" Type="http://schemas.openxmlformats.org/officeDocument/2006/relationships/image" Target="media/image11.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BD5D1-95C9-44A2-966E-2109852F2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5892</Words>
  <Characters>32412</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Harrison &amp; Wolf</Company>
  <LinksUpToDate>false</LinksUpToDate>
  <CharactersWithSpaces>38228</CharactersWithSpaces>
  <SharedDoc>false</SharedDoc>
  <HLinks>
    <vt:vector size="30" baseType="variant">
      <vt:variant>
        <vt:i4>1769522</vt:i4>
      </vt:variant>
      <vt:variant>
        <vt:i4>32</vt:i4>
      </vt:variant>
      <vt:variant>
        <vt:i4>0</vt:i4>
      </vt:variant>
      <vt:variant>
        <vt:i4>5</vt:i4>
      </vt:variant>
      <vt:variant>
        <vt:lpwstr/>
      </vt:variant>
      <vt:variant>
        <vt:lpwstr>_Toc295741134</vt:lpwstr>
      </vt:variant>
      <vt:variant>
        <vt:i4>1638450</vt:i4>
      </vt:variant>
      <vt:variant>
        <vt:i4>23</vt:i4>
      </vt:variant>
      <vt:variant>
        <vt:i4>0</vt:i4>
      </vt:variant>
      <vt:variant>
        <vt:i4>5</vt:i4>
      </vt:variant>
      <vt:variant>
        <vt:lpwstr/>
      </vt:variant>
      <vt:variant>
        <vt:lpwstr>_Toc295741113</vt:lpwstr>
      </vt:variant>
      <vt:variant>
        <vt:i4>2031667</vt:i4>
      </vt:variant>
      <vt:variant>
        <vt:i4>14</vt:i4>
      </vt:variant>
      <vt:variant>
        <vt:i4>0</vt:i4>
      </vt:variant>
      <vt:variant>
        <vt:i4>5</vt:i4>
      </vt:variant>
      <vt:variant>
        <vt:lpwstr/>
      </vt:variant>
      <vt:variant>
        <vt:lpwstr>_Toc295741079</vt:lpwstr>
      </vt:variant>
      <vt:variant>
        <vt:i4>2031667</vt:i4>
      </vt:variant>
      <vt:variant>
        <vt:i4>8</vt:i4>
      </vt:variant>
      <vt:variant>
        <vt:i4>0</vt:i4>
      </vt:variant>
      <vt:variant>
        <vt:i4>5</vt:i4>
      </vt:variant>
      <vt:variant>
        <vt:lpwstr/>
      </vt:variant>
      <vt:variant>
        <vt:lpwstr>_Toc295741078</vt:lpwstr>
      </vt:variant>
      <vt:variant>
        <vt:i4>2031667</vt:i4>
      </vt:variant>
      <vt:variant>
        <vt:i4>2</vt:i4>
      </vt:variant>
      <vt:variant>
        <vt:i4>0</vt:i4>
      </vt:variant>
      <vt:variant>
        <vt:i4>5</vt:i4>
      </vt:variant>
      <vt:variant>
        <vt:lpwstr/>
      </vt:variant>
      <vt:variant>
        <vt:lpwstr>_Toc295741077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DEYGAS Bruno</dc:creator>
  <cp:lastModifiedBy>DECOOPMAN Alexandre</cp:lastModifiedBy>
  <cp:revision>9</cp:revision>
  <cp:lastPrinted>2014-06-05T14:22:00Z</cp:lastPrinted>
  <dcterms:created xsi:type="dcterms:W3CDTF">2014-09-16T09:42:00Z</dcterms:created>
  <dcterms:modified xsi:type="dcterms:W3CDTF">2014-09-16T15:11:00Z</dcterms:modified>
</cp:coreProperties>
</file>